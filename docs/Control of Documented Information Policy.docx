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comments.xml" ContentType="application/vnd.openxmlformats-officedocument.wordprocessingml.comment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ntrol-of-documented-information-policy"/>
    <w:p>
      <w:pPr>
        <w:pStyle w:val="Heading1"/>
        <w:keepNext/>
        <w:pageBreakBefore w:val="0"/>
      </w:pPr>
      <w:r>
        <w:t xml:space="preserve">Control of Documented Information Policy</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cantSplit/>
          <w:tblHeader/>
        </w:trPr>
        <w:tc>
          <w:tcPr>
            <w:shd w:val="clear" w:fill="E7EAF0"/>
          </w:tcPr>
          <w:p>
            <w:pPr>
              <w:pStyle w:val="Compact"/>
              <w:jc w:val="left"/>
            </w:pPr>
            <w:r>
              <w:rPr>
                <w:b/>
                <w:sz w:val="19"/>
              </w:rPr>
              <w:t xml:space="preserve">Control block</w:t>
            </w:r>
          </w:p>
        </w:tc>
        <w:tc>
          <w:tcPr>
            <w:shd w:val="clear" w:fill="E7EAF0"/>
          </w:tcPr>
          <w:p>
            <w:pPr>
              <w:pStyle w:val="Compact"/>
            </w:pPr>
          </w:p>
        </w:tc>
      </w:tr>
      <w:tr>
        <w:trPr>
          <w:cantSplit/>
        </w:trPr>
        <w:tc>
          <w:tcPr/>
          <w:p>
            <w:pPr>
              <w:pStyle w:val="Compact"/>
              <w:jc w:val="left"/>
            </w:pPr>
            <w:r>
              <w:rPr>
                <w:sz w:val="19"/>
              </w:rPr>
              <w:t xml:space="preserve">Document Title</w:t>
            </w:r>
          </w:p>
        </w:tc>
        <w:tc>
          <w:tcPr/>
          <w:p>
            <w:pPr>
              <w:pStyle w:val="Compact"/>
              <w:jc w:val="left"/>
            </w:pPr>
            <w:r>
              <w:rPr>
                <w:sz w:val="19"/>
              </w:rPr>
              <w:t xml:space="preserve">Control of Documented Information Policy</w:t>
            </w:r>
          </w:p>
        </w:tc>
      </w:tr>
      <w:tr>
        <w:trPr>
          <w:cantSplit/>
        </w:trPr>
        <w:tc>
          <w:tcPr/>
          <w:p>
            <w:pPr>
              <w:pStyle w:val="Compact"/>
              <w:jc w:val="left"/>
            </w:pPr>
            <w:r>
              <w:rPr>
                <w:sz w:val="19"/>
              </w:rPr>
              <w:t xml:space="preserve">Document Code</w:t>
            </w:r>
          </w:p>
        </w:tc>
        <w:tc>
          <w:tcPr/>
          <w:p>
            <w:pPr>
              <w:pStyle w:val="Compact"/>
              <w:jc w:val="left"/>
            </w:pPr>
            <w:r>
              <w:rPr>
                <w:sz w:val="19"/>
              </w:rPr>
              <w:t xml:space="preserve">DRG-QI-POL-CDI</w:t>
            </w:r>
          </w:p>
        </w:tc>
      </w:tr>
      <w:tr>
        <w:trPr>
          <w:cantSplit/>
        </w:trPr>
        <w:tc>
          <w:tcPr/>
          <w:p>
            <w:pPr>
              <w:pStyle w:val="Compact"/>
              <w:jc w:val="left"/>
            </w:pPr>
            <w:r>
              <w:rPr>
                <w:sz w:val="19"/>
              </w:rPr>
              <w:t xml:space="preserve">Layer</w:t>
            </w:r>
          </w:p>
        </w:tc>
        <w:tc>
          <w:tcPr/>
          <w:p>
            <w:pPr>
              <w:pStyle w:val="Compact"/>
              <w:jc w:val="left"/>
            </w:pPr>
            <w:r>
              <w:rPr>
                <w:sz w:val="19"/>
              </w:rPr>
              <w:t xml:space="preserve">Layer 2 Domain Policy</w:t>
            </w:r>
          </w:p>
        </w:tc>
      </w:tr>
      <w:tr>
        <w:trPr>
          <w:cantSplit/>
        </w:trPr>
        <w:tc>
          <w:tcPr/>
          <w:p>
            <w:pPr>
              <w:pStyle w:val="Compact"/>
              <w:jc w:val="left"/>
            </w:pPr>
            <w:r>
              <w:rPr>
                <w:sz w:val="19"/>
              </w:rPr>
              <w:t xml:space="preserve">Domain</w:t>
            </w:r>
          </w:p>
        </w:tc>
        <w:tc>
          <w:tcPr/>
          <w:p>
            <w:pPr>
              <w:pStyle w:val="Compact"/>
              <w:jc w:val="left"/>
            </w:pPr>
            <w:r>
              <w:rPr>
                <w:sz w:val="19"/>
              </w:rPr>
              <w:t xml:space="preserve">Quality &amp; Compliance</w:t>
            </w:r>
          </w:p>
        </w:tc>
      </w:tr>
      <w:tr>
        <w:trPr>
          <w:cantSplit/>
        </w:trPr>
        <w:tc>
          <w:tcPr/>
          <w:p>
            <w:pPr>
              <w:pStyle w:val="Compact"/>
              <w:jc w:val="left"/>
            </w:pPr>
            <w:r>
              <w:rPr>
                <w:sz w:val="19"/>
              </w:rPr>
              <w:t xml:space="preserve">Parent Document</w:t>
            </w:r>
          </w:p>
        </w:tc>
        <w:tc>
          <w:tcPr/>
          <w:p>
            <w:pPr>
              <w:pStyle w:val="Compact"/>
              <w:jc w:val="left"/>
            </w:pPr>
            <w:r>
              <w:rPr>
                <w:sz w:val="19"/>
              </w:rPr>
              <w:t xml:space="preserve">Master Integrated Management System Policy (DRG-QI-POL-MIMS)</w:t>
            </w:r>
          </w:p>
        </w:tc>
      </w:tr>
      <w:tr>
        <w:trPr>
          <w:cantSplit/>
        </w:trPr>
        <w:tc>
          <w:tcPr/>
          <w:p>
            <w:pPr>
              <w:pStyle w:val="Compact"/>
              <w:jc w:val="left"/>
            </w:pPr>
            <w:r>
              <w:rPr>
                <w:sz w:val="19"/>
              </w:rPr>
              <w:t xml:space="preserve">Document Owner</w:t>
            </w:r>
          </w:p>
        </w:tc>
        <w:tc>
          <w:tcPr/>
          <w:p>
            <w:pPr>
              <w:pStyle w:val="Compact"/>
              <w:jc w:val="left"/>
            </w:pPr>
            <w:r>
              <w:rPr>
                <w:sz w:val="19"/>
              </w:rPr>
              <w:t xml:space="preserve">Chief Compliance Officer</w:t>
            </w:r>
          </w:p>
        </w:tc>
      </w:tr>
      <w:tr>
        <w:trPr>
          <w:cantSplit/>
        </w:trPr>
        <w:tc>
          <w:tcPr/>
          <w:p>
            <w:pPr>
              <w:pStyle w:val="Compact"/>
              <w:jc w:val="left"/>
            </w:pPr>
            <w:r>
              <w:rPr>
                <w:sz w:val="19"/>
              </w:rPr>
              <w:t xml:space="preserve">Approval Authority</w:t>
            </w:r>
          </w:p>
        </w:tc>
        <w:tc>
          <w:tcPr/>
          <w:p>
            <w:pPr>
              <w:pStyle w:val="Compact"/>
              <w:jc w:val="left"/>
            </w:pPr>
            <w:r>
              <w:rPr>
                <w:sz w:val="19"/>
              </w:rPr>
              <w:t xml:space="preserve">First Pass: Chief Compliance Officer. Final Approval: Managing Director / CEO (CDI Procedure Annex B, Quality &amp; Compliance route)</w:t>
            </w:r>
          </w:p>
        </w:tc>
      </w:tr>
      <w:tr>
        <w:trPr>
          <w:cantSplit/>
        </w:trPr>
        <w:tc>
          <w:tcPr/>
          <w:p>
            <w:pPr>
              <w:pStyle w:val="Compact"/>
              <w:jc w:val="left"/>
            </w:pPr>
            <w:r>
              <w:rPr>
                <w:sz w:val="19"/>
              </w:rPr>
              <w:t xml:space="preserve">Classification</w:t>
            </w:r>
          </w:p>
        </w:tc>
        <w:tc>
          <w:tcPr/>
          <w:p>
            <w:pPr>
              <w:pStyle w:val="Compact"/>
              <w:jc w:val="left"/>
            </w:pPr>
            <w:r>
              <w:rPr>
                <w:sz w:val="19"/>
              </w:rPr>
              <w:t xml:space="preserve">Internal Use Only. Distribution: All Staff</w:t>
            </w:r>
          </w:p>
        </w:tc>
      </w:tr>
      <w:tr>
        <w:trPr>
          <w:cantSplit/>
        </w:trPr>
        <w:tc>
          <w:tcPr/>
          <w:p>
            <w:pPr>
              <w:pStyle w:val="Compact"/>
              <w:jc w:val="left"/>
            </w:pPr>
            <w:r>
              <w:rPr>
                <w:sz w:val="19"/>
              </w:rPr>
              <w:t xml:space="preserve">Issue Status</w:t>
            </w:r>
          </w:p>
        </w:tc>
        <w:tc>
          <w:tcPr/>
          <w:p>
            <w:pPr>
              <w:pStyle w:val="Compact"/>
              <w:jc w:val="left"/>
            </w:pPr>
            <w:r>
              <w:rPr>
                <w:sz w:val="19"/>
              </w:rPr>
              <w:t xml:space="preserve">Draft</w:t>
            </w:r>
          </w:p>
        </w:tc>
      </w:tr>
      <w:tr>
        <w:trPr>
          <w:cantSplit/>
        </w:trPr>
        <w:tc>
          <w:tcPr/>
          <w:p>
            <w:pPr>
              <w:pStyle w:val="Compact"/>
              <w:jc w:val="left"/>
            </w:pPr>
            <w:r>
              <w:rPr>
                <w:sz w:val="19"/>
              </w:rPr>
              <w:t xml:space="preserve">Review cycle</w:t>
            </w:r>
          </w:p>
        </w:tc>
        <w:tc>
          <w:tcPr/>
          <w:p>
            <w:pPr>
              <w:pStyle w:val="Compact"/>
              <w:jc w:val="left"/>
            </w:pPr>
            <w:r>
              <w:rPr>
                <w:sz w:val="19"/>
              </w:rPr>
              <w:t xml:space="preserve">Annual</w:t>
            </w:r>
          </w:p>
        </w:tc>
      </w:tr>
      <w:tr>
        <w:trPr>
          <w:cantSplit/>
        </w:trPr>
        <w:tc>
          <w:tcPr/>
          <w:p>
            <w:pPr>
              <w:pStyle w:val="Compact"/>
              <w:jc w:val="left"/>
            </w:pPr>
            <w:r>
              <w:rPr>
                <w:sz w:val="19"/>
              </w:rPr>
              <w:t xml:space="preserve">Supersedes</w:t>
            </w:r>
          </w:p>
        </w:tc>
        <w:tc>
          <w:tcPr/>
          <w:p>
            <w:pPr>
              <w:pStyle w:val="Compact"/>
              <w:jc w:val="left"/>
            </w:pPr>
            <w:r>
              <w:rPr>
                <w:sz w:val="19"/>
              </w:rPr>
              <w:t xml:space="preserve">Control of Documented Information Policy (DRG-QI-POL-CDI-01-26); policy intent of the Data Retention Policy (DRG-QI-POL-DR-01-26) and the Records Retention and Protection Policy (DRG-ISMS-POL-RRP-01-25)</w:t>
            </w:r>
          </w:p>
        </w:tc>
      </w:tr>
      <w:tr>
        <w:trPr>
          <w:cantSplit/>
        </w:trPr>
        <w:tc>
          <w:tcPr/>
          <w:p>
            <w:pPr>
              <w:pStyle w:val="Compact"/>
              <w:jc w:val="left"/>
            </w:pPr>
            <w:r>
              <w:rPr>
                <w:sz w:val="19"/>
              </w:rPr>
              <w:t xml:space="preserve">Legacy Code</w:t>
            </w:r>
          </w:p>
        </w:tc>
        <w:tc>
          <w:tcPr/>
          <w:p>
            <w:pPr>
              <w:pStyle w:val="Compact"/>
              <w:jc w:val="left"/>
            </w:pPr>
            <w:r>
              <w:rPr>
                <w:sz w:val="19"/>
              </w:rPr>
              <w:t xml:space="preserve">DRG-QI-POL-CDI-01-26</w:t>
            </w:r>
          </w:p>
        </w:tc>
      </w:tr>
      <w:tr>
        <w:trPr>
          <w:cantSplit/>
        </w:trPr>
        <w:tc>
          <w:tcPr/>
          <w:p>
            <w:pPr>
              <w:pStyle w:val="Compact"/>
              <w:jc w:val="left"/>
            </w:pPr>
            <w:r>
              <w:rPr>
                <w:sz w:val="19"/>
              </w:rPr>
              <w:t xml:space="preserve">Standards</w:t>
            </w:r>
          </w:p>
        </w:tc>
        <w:tc>
          <w:tcPr/>
          <w:p>
            <w:pPr>
              <w:pStyle w:val="Compact"/>
              <w:jc w:val="left"/>
            </w:pPr>
            <w:r>
              <w:rPr>
                <w:sz w:val="19"/>
              </w:rPr>
              <w:t xml:space="preserve">ISO 9001:2015 Clause 7.5; ISO/IEC 27001:2022 Clause 7.5, Annex A 5.1, 5.33, 5.34, 5.37; Nigeria Data Protection Act 2023 (NDPA)</w:t>
            </w:r>
          </w:p>
        </w:tc>
      </w:tr>
    </w:tbl>
    <w:bookmarkStart w:id="20" w:name="purpose"/>
    <w:p>
      <w:pPr>
        <w:pStyle w:val="Heading2"/>
        <w:keepNext/>
        <w:pageBreakBefore w:val="0"/>
      </w:pPr>
      <w:r>
        <w:t xml:space="preserve">1.0 Purpose</w:t>
      </w:r>
    </w:p>
    <w:p>
      <w:pPr>
        <w:pStyle w:val="FirstParagraph"/>
      </w:pPr>
      <w:r>
        <w:t xml:space="preserve">1.1 This Policy states Dragnet's commitment to control its documented information: the documents that direct work and the records that prove what was done.</w:t>
      </w:r>
    </w:p>
    <w:p>
      <w:pPr>
        <w:pStyle w:val="BodyText"/>
      </w:pPr>
      <w:r>
        <w:t xml:space="preserve">1.2 Uncontrolled documents lead staff to follow wrong or outdated rules. Uncontrolled records leave Dragnet unable to prove what it did, expose it to legal, contractual and privacy breaches, and put information at risk of loss, tampering or unlawful retention. This Policy treats those risks.</w:t>
      </w:r>
    </w:p>
    <w:p>
      <w:pPr>
        <w:pStyle w:val="BodyText"/>
      </w:pPr>
      <w:r>
        <w:t xml:space="preserve">1.3 It authorises the Control of Documented Information (CDI) Standard and the documents beneath it.</w:t>
      </w:r>
    </w:p>
    <w:bookmarkEnd w:id="20"/>
    <w:bookmarkStart w:id="21" w:name="scope"/>
    <w:p>
      <w:pPr>
        <w:pStyle w:val="Heading2"/>
        <w:keepNext/>
        <w:pageBreakBefore w:val="0"/>
      </w:pPr>
      <w:r>
        <w:t xml:space="preserve">2.0 Scope</w:t>
      </w:r>
    </w:p>
    <w:p>
      <w:pPr>
        <w:pStyle w:val="FirstParagraph"/>
      </w:pPr>
      <w:r>
        <w:t xml:space="preserve">2.1 This Policy covers every controlled document and every record created, received, used or retained for the Quality Management System (QMS), the Information Security Management System (ISMS), or both, whatever the author, department, format, medium or storage location.</w:t>
      </w:r>
    </w:p>
    <w:p>
      <w:pPr>
        <w:pStyle w:val="BodyText"/>
      </w:pPr>
      <w:r>
        <w:t xml:space="preserve">2.2 It applies to all staff, contractors and third parties who produce documents or records for Dragnet, and to any automated or AI process that drafts, extracts, checks or acts on documented information.</w:t>
      </w:r>
    </w:p>
    <w:p>
      <w:pPr>
        <w:pStyle w:val="BodyText"/>
      </w:pPr>
      <w:r>
        <w:t xml:space="preserve">2.3 Specialist families keep authority for their own subject matter. CDI references them and does not restate them (Section 5.0).</w:t>
      </w:r>
    </w:p>
    <w:bookmarkEnd w:id="21"/>
    <w:bookmarkStart w:id="22" w:name="policy-statements"/>
    <w:p>
      <w:pPr>
        <w:pStyle w:val="Heading2"/>
        <w:keepNext/>
        <w:pageBreakBefore w:val="0"/>
      </w:pPr>
      <w:r>
        <w:t xml:space="preserve">3.0 Policy Statements</w:t>
      </w:r>
    </w:p>
    <w:p>
      <w:pPr>
        <w:pStyle w:val="FirstParagraph"/>
      </w:pPr>
      <w:r>
        <w:rPr>
          <w:bCs/>
          <w:b/>
        </w:rPr>
        <w:t xml:space="preserve">Management commitment</w:t>
      </w:r>
    </w:p>
    <w:p>
      <w:pPr>
        <w:pStyle w:val="BodyText"/>
      </w:pPr>
      <w:r>
        <w:t xml:space="preserve">3.1 Top Management champions the control of documented information, provides the resources it needs, and reviews its performance at Management Review.</w:t>
      </w:r>
    </w:p>
    <w:p>
      <w:pPr>
        <w:pStyle w:val="BodyText"/>
      </w:pPr>
      <w:r>
        <w:rPr>
          <w:bCs/>
          <w:b/>
        </w:rPr>
        <w:t xml:space="preserve">Documents</w:t>
      </w:r>
    </w:p>
    <w:p>
      <w:pPr>
        <w:pStyle w:val="BodyText"/>
      </w:pPr>
      <w:r>
        <w:t xml:space="preserve">3.2 Every controlled document has one register record, a named Owner role, a Primary Domain, a valid parent (except the Master Policy and the Manual), an approval route and one current approved version. A document without a register record is not controlled and is not used.</w:t>
      </w:r>
    </w:p>
    <w:p>
      <w:pPr>
        <w:pStyle w:val="BodyText"/>
      </w:pPr>
      <w:r>
        <w:t xml:space="preserve">3.3 Documents sit in one governed hierarchy and each layer does one job: - a Policy (Layer 1 or 2) states intent and commitments. It is short, names no tools and contains no steps; - a Standard (Layer 3) states the requirements and controls that must be in place, in measurable terms; - a Procedure or Specification (Layer 4) states the steps that implement them.</w:t>
      </w:r>
    </w:p>
    <w:p>
      <w:pPr>
        <w:pStyle w:val="BodyText"/>
      </w:pPr>
      <w:r>
        <w:t xml:space="preserve">3.4 A document is typed by what it contains, not by its title. A document combining policy and procedure content is split into its layers. Nothing in it is discarded, and every procedure step is kept intact.</w:t>
      </w:r>
    </w:p>
    <w:p>
      <w:pPr>
        <w:pStyle w:val="BodyText"/>
      </w:pPr>
      <w:r>
        <w:t xml:space="preserve">3.5 Each control is defined once, with one Control ID, and lower layers implement it without changing it.</w:t>
      </w:r>
    </w:p>
    <w:p>
      <w:pPr>
        <w:pStyle w:val="BodyText"/>
      </w:pPr>
      <w:r>
        <w:t xml:space="preserve">3.6 Only the current approved version is valid for use. Superseded versions are archived read-only and never used for current work. Drafts are labelled and shared only under controlled conditions. Any copy that leaves the controlled repository is uncontrolled.</w:t>
      </w:r>
    </w:p>
    <w:p>
      <w:pPr>
        <w:pStyle w:val="BodyText"/>
      </w:pPr>
      <w:r>
        <w:t xml:space="preserve">3.7 Documents are written in plain, direct language so people can act on them and the governance platform can read them without guessing.</w:t>
      </w:r>
    </w:p>
    <w:p>
      <w:pPr>
        <w:pStyle w:val="BodyText"/>
      </w:pPr>
      <w:r>
        <w:rPr>
          <w:bCs/>
          <w:b/>
        </w:rPr>
        <w:t xml:space="preserve">Accountable decisions</w:t>
      </w:r>
    </w:p>
    <w:p>
      <w:pPr>
        <w:pStyle w:val="BodyText"/>
      </w:pPr>
      <w:r>
        <w:t xml:space="preserve">3.8 Approval follows the domain of a document, not its layer. Each document needs two approvals on its domain route, by different roles and different people. Accountable people decide. Automated agents may draft, check and propose, but never approve, publish, retire, reclassify or change the status of a document, control, role or record rule.</w:t>
      </w:r>
    </w:p>
    <w:p>
      <w:pPr>
        <w:pStyle w:val="BodyText"/>
      </w:pPr>
      <w:r>
        <w:t xml:space="preserve">3.9 Documents approved under earlier rules stay valid until their next revision, when they are brought into line with current rules.</w:t>
      </w:r>
    </w:p>
    <w:p>
      <w:pPr>
        <w:pStyle w:val="BodyText"/>
      </w:pPr>
      <w:r>
        <w:rPr>
          <w:bCs/>
          <w:b/>
        </w:rPr>
        <w:t xml:space="preserve">Records</w:t>
      </w:r>
    </w:p>
    <w:p>
      <w:pPr>
        <w:pStyle w:val="BodyText"/>
      </w:pPr>
      <w:r>
        <w:t xml:space="preserve">3.10 Dragnet only defines evidence that can be produced. Every record that a control relies on can actually be created, is named once, and has a named owner.</w:t>
      </w:r>
    </w:p>
    <w:p>
      <w:pPr>
        <w:pStyle w:val="BodyText"/>
      </w:pPr>
      <w:r>
        <w:t xml:space="preserve">3.11 Records are kept in a named store, stay retrievable and presentable for as long as they are retained, and can be found by a reviewer or auditor without relying on any one person.</w:t>
      </w:r>
    </w:p>
    <w:p>
      <w:pPr>
        <w:pStyle w:val="BodyText"/>
      </w:pPr>
      <w:r>
        <w:t xml:space="preserve">3.12 Evidence that lives in its source system stays there. Dragnet records where it is, who owns it and how to retrieve it, rather than copying it.</w:t>
      </w:r>
    </w:p>
    <w:p>
      <w:pPr>
        <w:pStyle w:val="BodyText"/>
      </w:pPr>
      <w:r>
        <w:t xml:space="preserve">3.13 Records are kept for as long as law, regulation, contract or approved business need requires, and no longer than necessary, in line with the NDPA storage limitation principle. Retention rules are set for each record in the Enterprise Records Catalogue, not written into individual documents.</w:t>
      </w:r>
    </w:p>
    <w:p>
      <w:pPr>
        <w:pStyle w:val="BodyText"/>
      </w:pPr>
      <w:r>
        <w:t xml:space="preserve">3.14 At the end of retention, the record's owner makes a recorded decision on what happens to it. Physical records are destroyed securely with evidence of destruction. A legal, investigation, audit, contractual or regulatory hold stops disposal.</w:t>
      </w:r>
    </w:p>
    <w:p>
      <w:pPr>
        <w:pStyle w:val="BodyText"/>
      </w:pPr>
      <w:r>
        <w:t xml:space="preserve">3.15 Records are protected by confidentiality, integrity and availability controls matched to their classification. Security-sensitive records, including incident logs, change logs, approval events and audit trails, are protected against tampering and unauthorised disclosure.</w:t>
      </w:r>
    </w:p>
    <w:p>
      <w:pPr>
        <w:pStyle w:val="BodyText"/>
      </w:pPr>
      <w:r>
        <w:t xml:space="preserve">3.16 Staff who create or hold records understand the records rules that apply to them.</w:t>
      </w:r>
    </w:p>
    <w:p>
      <w:pPr>
        <w:pStyle w:val="BodyText"/>
      </w:pPr>
      <w:r>
        <w:t xml:space="preserve">3.17 Where the same fact matters to more than one register, view or report, it is held once in its authoritative source and referenced elsewhere.</w:t>
      </w:r>
    </w:p>
    <w:p>
      <w:pPr>
        <w:pStyle w:val="BodyText"/>
      </w:pPr>
      <w:r>
        <w:rPr>
          <w:bCs/>
          <w:b/>
        </w:rPr>
        <w:t xml:space="preserve">Roles and continuity</w:t>
      </w:r>
    </w:p>
    <w:p>
      <w:pPr>
        <w:pStyle w:val="BodyText"/>
      </w:pPr>
      <w:r>
        <w:t xml:space="preserve">3.18 Roles govern and individuals execute. Documents name roles by their controlled title. When a person leaves, the role and the document remain valid. The controlled organogram, reflected in the Role Register, is the authority for which roles exist.</w:t>
      </w:r>
    </w:p>
    <w:p>
      <w:pPr>
        <w:pStyle w:val="BodyText"/>
      </w:pPr>
      <w:r>
        <w:t xml:space="preserve">3.19 Documents needed when the governance platform is unavailable are kept as a controlled offline set.</w:t>
      </w:r>
    </w:p>
    <w:p>
      <w:pPr>
        <w:pStyle w:val="BodyText"/>
      </w:pPr>
      <w:r>
        <w:rPr>
          <w:bCs/>
          <w:b/>
        </w:rPr>
        <w:t xml:space="preserve">Improvement</w:t>
      </w:r>
    </w:p>
    <w:p>
      <w:pPr>
        <w:pStyle w:val="BodyText"/>
      </w:pPr>
      <w:r>
        <w:t xml:space="preserve">3.20 Documents and records rules are reviewed at least annually, and sooner when a nonconformity, incident, audit finding, complaint, change in law or regulation, or material change in the business shows they need to change. Staff feedback on documents is encouraged and acted on.</w:t>
      </w:r>
    </w:p>
    <w:bookmarkEnd w:id="22"/>
    <w:bookmarkStart w:id="23" w:name="the-cdi-family"/>
    <w:p>
      <w:pPr>
        <w:pStyle w:val="Heading2"/>
        <w:keepNext/>
        <w:pageBreakBefore w:val="0"/>
      </w:pPr>
      <w:r>
        <w:t xml:space="preserve">4.0 The CDI Family</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cantSplit/>
          <w:tblHeader/>
        </w:trPr>
        <w:tc>
          <w:tcPr>
            <w:shd w:val="clear" w:fill="E7EAF0"/>
          </w:tcPr>
          <w:p>
            <w:pPr>
              <w:pStyle w:val="Compact"/>
              <w:jc w:val="left"/>
            </w:pPr>
            <w:r>
              <w:rPr>
                <w:b/>
                <w:sz w:val="19"/>
              </w:rPr>
              <w:t xml:space="preserve">Member</w:t>
            </w:r>
          </w:p>
        </w:tc>
        <w:tc>
          <w:tcPr>
            <w:shd w:val="clear" w:fill="E7EAF0"/>
          </w:tcPr>
          <w:p>
            <w:pPr>
              <w:pStyle w:val="Compact"/>
              <w:jc w:val="left"/>
            </w:pPr>
            <w:r>
              <w:rPr>
                <w:b/>
                <w:sz w:val="19"/>
              </w:rPr>
              <w:t xml:space="preserve">Layer</w:t>
            </w:r>
          </w:p>
        </w:tc>
        <w:tc>
          <w:tcPr>
            <w:shd w:val="clear" w:fill="E7EAF0"/>
          </w:tcPr>
          <w:p>
            <w:pPr>
              <w:pStyle w:val="Compact"/>
              <w:jc w:val="left"/>
            </w:pPr>
            <w:r>
              <w:rPr>
                <w:b/>
                <w:sz w:val="19"/>
              </w:rPr>
              <w:t xml:space="preserve">Parent</w:t>
            </w:r>
          </w:p>
        </w:tc>
        <w:tc>
          <w:tcPr>
            <w:shd w:val="clear" w:fill="E7EAF0"/>
          </w:tcPr>
          <w:p>
            <w:pPr>
              <w:pStyle w:val="Compact"/>
              <w:jc w:val="left"/>
            </w:pPr>
            <w:r>
              <w:rPr>
                <w:b/>
                <w:sz w:val="19"/>
              </w:rPr>
              <w:t xml:space="preserve">Purpose</w:t>
            </w:r>
          </w:p>
        </w:tc>
      </w:tr>
      <w:tr>
        <w:trPr>
          <w:cantSplit/>
        </w:trPr>
        <w:tc>
          <w:tcPr/>
          <w:p>
            <w:pPr>
              <w:pStyle w:val="Compact"/>
              <w:jc w:val="left"/>
            </w:pPr>
            <w:r>
              <w:rPr>
                <w:sz w:val="19"/>
              </w:rPr>
              <w:t xml:space="preserve">Control of Documented Information Policy</w:t>
            </w:r>
          </w:p>
        </w:tc>
        <w:tc>
          <w:tcPr/>
          <w:p>
            <w:pPr>
              <w:pStyle w:val="Compact"/>
              <w:jc w:val="left"/>
            </w:pPr>
            <w:r>
              <w:rPr>
                <w:sz w:val="19"/>
              </w:rPr>
              <w:t xml:space="preserve">2</w:t>
            </w:r>
          </w:p>
        </w:tc>
        <w:tc>
          <w:tcPr/>
          <w:p>
            <w:pPr>
              <w:pStyle w:val="Compact"/>
              <w:jc w:val="left"/>
            </w:pPr>
            <w:r>
              <w:rPr>
                <w:sz w:val="19"/>
              </w:rPr>
              <w:t xml:space="preserve">Master Integrated Management System Policy</w:t>
            </w:r>
          </w:p>
        </w:tc>
        <w:tc>
          <w:tcPr/>
          <w:p>
            <w:pPr>
              <w:pStyle w:val="Compact"/>
              <w:jc w:val="left"/>
            </w:pPr>
            <w:r>
              <w:rPr>
                <w:sz w:val="19"/>
              </w:rPr>
              <w:t xml:space="preserve">Intent and commitments for document and record control</w:t>
            </w:r>
          </w:p>
        </w:tc>
      </w:tr>
      <w:tr>
        <w:trPr>
          <w:cantSplit/>
        </w:trPr>
        <w:tc>
          <w:tcPr/>
          <w:p>
            <w:pPr>
              <w:pStyle w:val="Compact"/>
              <w:jc w:val="left"/>
            </w:pPr>
            <w:r>
              <w:rPr>
                <w:sz w:val="19"/>
              </w:rPr>
              <w:t xml:space="preserve">Control of Documented Information Standard (DRG-QI-STD-CDI)</w:t>
            </w:r>
          </w:p>
        </w:tc>
        <w:tc>
          <w:tcPr/>
          <w:p>
            <w:pPr>
              <w:pStyle w:val="Compact"/>
              <w:jc w:val="left"/>
            </w:pPr>
            <w:r>
              <w:rPr>
                <w:sz w:val="19"/>
              </w:rPr>
              <w:t xml:space="preserve">3</w:t>
            </w:r>
          </w:p>
        </w:tc>
        <w:tc>
          <w:tcPr/>
          <w:p>
            <w:pPr>
              <w:pStyle w:val="Compact"/>
              <w:jc w:val="left"/>
            </w:pPr>
            <w:r>
              <w:rPr>
                <w:sz w:val="19"/>
              </w:rPr>
              <w:t xml:space="preserve">This Policy</w:t>
            </w:r>
          </w:p>
        </w:tc>
        <w:tc>
          <w:tcPr/>
          <w:p>
            <w:pPr>
              <w:pStyle w:val="Compact"/>
              <w:jc w:val="left"/>
            </w:pPr>
            <w:r>
              <w:rPr>
                <w:sz w:val="19"/>
              </w:rPr>
              <w:t xml:space="preserve">Controls CDI-001 to CDI-021 and IRG-001 to IRG-024, with the records and evidence rules</w:t>
            </w:r>
          </w:p>
        </w:tc>
      </w:tr>
      <w:tr>
        <w:trPr>
          <w:cantSplit/>
        </w:trPr>
        <w:tc>
          <w:tcPr/>
          <w:p>
            <w:pPr>
              <w:pStyle w:val="Compact"/>
              <w:jc w:val="left"/>
            </w:pPr>
            <w:r>
              <w:rPr>
                <w:sz w:val="19"/>
              </w:rPr>
              <w:t xml:space="preserve">Control of Documented Information Procedure (DRG-QI-PRO-CDI)</w:t>
            </w:r>
          </w:p>
        </w:tc>
        <w:tc>
          <w:tcPr/>
          <w:p>
            <w:pPr>
              <w:pStyle w:val="Compact"/>
              <w:jc w:val="left"/>
            </w:pPr>
            <w:r>
              <w:rPr>
                <w:sz w:val="19"/>
              </w:rPr>
              <w:t xml:space="preserve">4</w:t>
            </w:r>
          </w:p>
        </w:tc>
        <w:tc>
          <w:tcPr/>
          <w:p>
            <w:pPr>
              <w:pStyle w:val="Compact"/>
              <w:jc w:val="left"/>
            </w:pPr>
            <w:r>
              <w:rPr>
                <w:sz w:val="19"/>
              </w:rPr>
              <w:t xml:space="preserve">CDI Standard</w:t>
            </w:r>
          </w:p>
        </w:tc>
        <w:tc>
          <w:tcPr/>
          <w:p>
            <w:pPr>
              <w:pStyle w:val="Compact"/>
              <w:jc w:val="left"/>
            </w:pPr>
            <w:r>
              <w:rPr>
                <w:sz w:val="19"/>
              </w:rPr>
              <w:t xml:space="preserve">Steps for document control, authoring, approval, publication, change, transition and records handling</w:t>
            </w:r>
          </w:p>
        </w:tc>
      </w:tr>
      <w:tr>
        <w:trPr>
          <w:cantSplit/>
        </w:trPr>
        <w:tc>
          <w:tcPr/>
          <w:p>
            <w:pPr>
              <w:pStyle w:val="Compact"/>
              <w:jc w:val="left"/>
            </w:pPr>
            <w:r>
              <w:rPr>
                <w:sz w:val="19"/>
              </w:rPr>
              <w:t xml:space="preserve">Records Governance Procedure (DRG-QI-PRO-IRG)</w:t>
            </w:r>
          </w:p>
        </w:tc>
        <w:tc>
          <w:tcPr/>
          <w:p>
            <w:pPr>
              <w:pStyle w:val="Compact"/>
              <w:jc w:val="left"/>
            </w:pPr>
            <w:r>
              <w:rPr>
                <w:sz w:val="19"/>
              </w:rPr>
              <w:t xml:space="preserve">4</w:t>
            </w:r>
          </w:p>
        </w:tc>
        <w:tc>
          <w:tcPr/>
          <w:p>
            <w:pPr>
              <w:pStyle w:val="Compact"/>
              <w:jc w:val="left"/>
            </w:pPr>
            <w:r>
              <w:rPr>
                <w:sz w:val="19"/>
              </w:rPr>
              <w:t xml:space="preserve">CDI Standard</w:t>
            </w:r>
          </w:p>
        </w:tc>
        <w:tc>
          <w:tcPr/>
          <w:p>
            <w:pPr>
              <w:pStyle w:val="Compact"/>
              <w:jc w:val="left"/>
            </w:pPr>
            <w:r>
              <w:rPr>
                <w:sz w:val="19"/>
              </w:rPr>
              <w:t xml:space="preserve">Steps for record identity, admission, taxonomy, metadata, retention and disposition</w:t>
            </w:r>
          </w:p>
        </w:tc>
      </w:tr>
      <w:tr>
        <w:trPr>
          <w:cantSplit/>
        </w:trPr>
        <w:tc>
          <w:tcPr/>
          <w:p>
            <w:pPr>
              <w:pStyle w:val="Compact"/>
              <w:jc w:val="left"/>
            </w:pPr>
            <w:r>
              <w:rPr>
                <w:sz w:val="19"/>
              </w:rPr>
              <w:t xml:space="preserve">Enterprise Record Type Taxonomy</w:t>
            </w:r>
          </w:p>
        </w:tc>
        <w:tc>
          <w:tcPr/>
          <w:p>
            <w:pPr>
              <w:pStyle w:val="Compact"/>
              <w:jc w:val="left"/>
            </w:pPr>
            <w:r>
              <w:rPr>
                <w:sz w:val="19"/>
              </w:rPr>
              <w:t xml:space="preserve">Register</w:t>
            </w:r>
          </w:p>
        </w:tc>
        <w:tc>
          <w:tcPr/>
          <w:p>
            <w:pPr>
              <w:pStyle w:val="Compact"/>
              <w:jc w:val="left"/>
            </w:pPr>
            <w:r>
              <w:rPr>
                <w:sz w:val="19"/>
              </w:rPr>
              <w:t xml:space="preserve">Records Governance Procedure</w:t>
            </w:r>
          </w:p>
        </w:tc>
        <w:tc>
          <w:tcPr/>
          <w:p>
            <w:pPr>
              <w:pStyle w:val="Compact"/>
              <w:jc w:val="left"/>
            </w:pPr>
            <w:r>
              <w:rPr>
                <w:sz w:val="19"/>
              </w:rPr>
              <w:t xml:space="preserve">Approved Record Types</w:t>
            </w:r>
          </w:p>
        </w:tc>
      </w:tr>
      <w:tr>
        <w:trPr>
          <w:cantSplit/>
        </w:trPr>
        <w:tc>
          <w:tcPr/>
          <w:p>
            <w:pPr>
              <w:pStyle w:val="Compact"/>
              <w:jc w:val="left"/>
            </w:pPr>
            <w:r>
              <w:rPr>
                <w:sz w:val="19"/>
              </w:rPr>
              <w:t xml:space="preserve">Enterprise Records Catalogue</w:t>
            </w:r>
          </w:p>
        </w:tc>
        <w:tc>
          <w:tcPr/>
          <w:p>
            <w:pPr>
              <w:pStyle w:val="Compact"/>
              <w:jc w:val="left"/>
            </w:pPr>
            <w:r>
              <w:rPr>
                <w:sz w:val="19"/>
              </w:rPr>
              <w:t xml:space="preserve">Register</w:t>
            </w:r>
          </w:p>
        </w:tc>
        <w:tc>
          <w:tcPr/>
          <w:p>
            <w:pPr>
              <w:pStyle w:val="Compact"/>
              <w:jc w:val="left"/>
            </w:pPr>
            <w:r>
              <w:rPr>
                <w:sz w:val="19"/>
              </w:rPr>
              <w:t xml:space="preserve">Records Governance Procedure</w:t>
            </w:r>
          </w:p>
        </w:tc>
        <w:tc>
          <w:tcPr/>
          <w:p>
            <w:pPr>
              <w:pStyle w:val="Compact"/>
              <w:jc w:val="left"/>
            </w:pPr>
            <w:r>
              <w:rPr>
                <w:sz w:val="19"/>
              </w:rPr>
              <w:t xml:space="preserve">Governed Record Names, Record IDs and their operational metadata, including retention</w:t>
            </w:r>
          </w:p>
        </w:tc>
      </w:tr>
    </w:tbl>
    <w:p>
      <w:pPr>
        <w:pStyle w:val="BodyText"/>
      </w:pPr>
      <w:r>
        <w:t xml:space="preserve">Registers, forms, schedules and generated views are records or supporting documents. They do not create extra layers.</w:t>
      </w:r>
    </w:p>
    <w:bookmarkEnd w:id="23"/>
    <w:bookmarkStart w:id="24" w:name="interfaces-with-other-families"/>
    <w:p>
      <w:pPr>
        <w:pStyle w:val="Heading2"/>
        <w:keepNext/>
        <w:pageBreakBefore w:val="0"/>
      </w:pPr>
      <w:r>
        <w:t xml:space="preserve">5.0 Interfaces with Other Families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cantSplit/>
          <w:tblHeader/>
        </w:trPr>
        <w:tc>
          <w:tcPr>
            <w:shd w:val="clear" w:fill="E7EAF0"/>
          </w:tcPr>
          <w:p>
            <w:pPr>
              <w:pStyle w:val="Compact"/>
              <w:jc w:val="left"/>
            </w:pPr>
            <w:r>
              <w:rPr>
                <w:b/>
                <w:sz w:val="19"/>
              </w:rPr>
              <w:t xml:space="preserve">Family</w:t>
            </w:r>
          </w:p>
        </w:tc>
        <w:tc>
          <w:tcPr>
            <w:shd w:val="clear" w:fill="E7EAF0"/>
          </w:tcPr>
          <w:p>
            <w:pPr>
              <w:pStyle w:val="Compact"/>
              <w:jc w:val="left"/>
            </w:pPr>
            <w:r>
              <w:rPr>
                <w:b/>
                <w:sz w:val="19"/>
              </w:rPr>
              <w:t xml:space="preserve">Authority it keeps</w:t>
            </w:r>
          </w:p>
        </w:tc>
        <w:tc>
          <w:tcPr>
            <w:shd w:val="clear" w:fill="E7EAF0"/>
          </w:tcPr>
          <w:p>
            <w:pPr>
              <w:pStyle w:val="Compact"/>
              <w:jc w:val="left"/>
            </w:pPr>
            <w:r>
              <w:rPr>
                <w:b/>
                <w:sz w:val="19"/>
              </w:rPr>
              <w:t xml:space="preserve">CDI relationship</w:t>
            </w:r>
          </w:p>
        </w:tc>
      </w:tr>
      <w:tr>
        <w:trPr>
          <w:cantSplit/>
        </w:trPr>
        <w:tc>
          <w:tcPr/>
          <w:p>
            <w:pPr>
              <w:pStyle w:val="Compact"/>
              <w:jc w:val="left"/>
            </w:pPr>
            <w:r>
              <w:rPr>
                <w:sz w:val="19"/>
              </w:rPr>
              <w:t xml:space="preserve">Assurance &amp; Continual Improvement</w:t>
            </w:r>
          </w:p>
        </w:tc>
        <w:tc>
          <w:tcPr/>
          <w:p>
            <w:pPr>
              <w:pStyle w:val="Compact"/>
              <w:jc w:val="left"/>
            </w:pPr>
            <w:r>
              <w:rPr>
                <w:sz w:val="19"/>
              </w:rPr>
              <w:t xml:space="preserve">Compliance Monitoring Procedure (live), internal audit, management review</w:t>
            </w:r>
          </w:p>
        </w:tc>
        <w:tc>
          <w:tcPr/>
          <w:p>
            <w:pPr>
              <w:pStyle w:val="Compact"/>
              <w:jc w:val="left"/>
            </w:pPr>
            <w:r>
              <w:rPr>
                <w:sz w:val="19"/>
              </w:rPr>
              <w:t xml:space="preserve">CDI sets the monitoring fields each control carries. The Compliance Monitoring Procedure runs monitoring, cadence, exceptions and reporting</w:t>
            </w:r>
          </w:p>
        </w:tc>
      </w:tr>
      <w:tr>
        <w:trPr>
          <w:cantSplit/>
        </w:trPr>
        <w:tc>
          <w:tcPr/>
          <w:p>
            <w:pPr>
              <w:pStyle w:val="Compact"/>
              <w:jc w:val="left"/>
            </w:pPr>
            <w:r>
              <w:rPr>
                <w:sz w:val="19"/>
              </w:rPr>
              <w:t xml:space="preserve">Data Protection &amp; Privacy</w:t>
            </w:r>
          </w:p>
        </w:tc>
        <w:tc>
          <w:tcPr/>
          <w:p>
            <w:pPr>
              <w:pStyle w:val="Compact"/>
              <w:jc w:val="left"/>
            </w:pPr>
            <w:r>
              <w:rPr>
                <w:sz w:val="19"/>
              </w:rPr>
              <w:t xml:space="preserve">Lawful basis, records of processing, data subject rights, DPIA, breach notification, privacy retention inputs</w:t>
            </w:r>
          </w:p>
        </w:tc>
        <w:tc>
          <w:tcPr/>
          <w:p>
            <w:pPr>
              <w:pStyle w:val="Compact"/>
              <w:jc w:val="left"/>
            </w:pPr>
            <w:r>
              <w:rPr>
                <w:sz w:val="19"/>
              </w:rPr>
              <w:t xml:space="preserve">Records carry the personal data overlay and reference the privacy rules</w:t>
            </w:r>
          </w:p>
        </w:tc>
      </w:tr>
      <w:tr>
        <w:trPr>
          <w:cantSplit/>
        </w:trPr>
        <w:tc>
          <w:tcPr/>
          <w:p>
            <w:pPr>
              <w:pStyle w:val="Compact"/>
              <w:jc w:val="left"/>
            </w:pPr>
            <w:r>
              <w:rPr>
                <w:sz w:val="19"/>
              </w:rPr>
              <w:t xml:space="preserve">Information Security</w:t>
            </w:r>
          </w:p>
        </w:tc>
        <w:tc>
          <w:tcPr/>
          <w:p>
            <w:pPr>
              <w:pStyle w:val="Compact"/>
              <w:jc w:val="left"/>
            </w:pPr>
            <w:r>
              <w:rPr>
                <w:sz w:val="19"/>
              </w:rPr>
              <w:t xml:space="preserve">Classification, access, handling, cryptography, protection</w:t>
            </w:r>
          </w:p>
        </w:tc>
        <w:tc>
          <w:tcPr/>
          <w:p>
            <w:pPr>
              <w:pStyle w:val="Compact"/>
              <w:jc w:val="left"/>
            </w:pPr>
            <w:r>
              <w:rPr>
                <w:sz w:val="19"/>
              </w:rPr>
              <w:t xml:space="preserve">Records carry the classification and follow the protection rules</w:t>
            </w:r>
          </w:p>
        </w:tc>
      </w:tr>
      <w:tr>
        <w:trPr>
          <w:cantSplit/>
        </w:trPr>
        <w:tc>
          <w:tcPr/>
          <w:p>
            <w:pPr>
              <w:pStyle w:val="Compact"/>
              <w:jc w:val="left"/>
            </w:pPr>
            <w:r>
              <w:rPr>
                <w:sz w:val="19"/>
              </w:rPr>
              <w:t xml:space="preserve">Information Technology and Cloud Governance</w:t>
            </w:r>
          </w:p>
        </w:tc>
        <w:tc>
          <w:tcPr/>
          <w:p>
            <w:pPr>
              <w:pStyle w:val="Compact"/>
              <w:jc w:val="left"/>
            </w:pPr>
            <w:r>
              <w:rPr>
                <w:sz w:val="19"/>
              </w:rPr>
              <w:t xml:space="preserve">Technical lifecycle in applications, databases, archives and backups</w:t>
            </w:r>
          </w:p>
        </w:tc>
        <w:tc>
          <w:tcPr/>
          <w:p>
            <w:pPr>
              <w:pStyle w:val="Compact"/>
              <w:jc w:val="left"/>
            </w:pPr>
            <w:r>
              <w:rPr>
                <w:sz w:val="19"/>
              </w:rPr>
              <w:t xml:space="preserve">Implements approved record rules at source; does not create them</w:t>
            </w:r>
          </w:p>
        </w:tc>
      </w:tr>
      <w:tr>
        <w:trPr>
          <w:cantSplit/>
        </w:trPr>
        <w:tc>
          <w:tcPr/>
          <w:p>
            <w:pPr>
              <w:pStyle w:val="Compact"/>
              <w:jc w:val="left"/>
            </w:pPr>
            <w:r>
              <w:rPr>
                <w:sz w:val="19"/>
              </w:rPr>
              <w:t xml:space="preserve">Legal &amp; Corporate Governance</w:t>
            </w:r>
          </w:p>
        </w:tc>
        <w:tc>
          <w:tcPr/>
          <w:p>
            <w:pPr>
              <w:pStyle w:val="Compact"/>
              <w:jc w:val="left"/>
            </w:pPr>
            <w:r>
              <w:rPr>
                <w:sz w:val="19"/>
              </w:rPr>
              <w:t xml:space="preserve">Statutory, regulatory and contractual obligations; signed instruments</w:t>
            </w:r>
          </w:p>
        </w:tc>
        <w:tc>
          <w:tcPr/>
          <w:p>
            <w:pPr>
              <w:pStyle w:val="Compact"/>
              <w:jc w:val="left"/>
            </w:pPr>
            <w:r>
              <w:rPr>
                <w:sz w:val="19"/>
              </w:rPr>
              <w:t xml:space="preserve">Supplies retention authority; specialist registers stay authoritative</w:t>
            </w:r>
          </w:p>
        </w:tc>
      </w:tr>
      <w:tr>
        <w:trPr>
          <w:cantSplit/>
        </w:trPr>
        <w:tc>
          <w:tcPr/>
          <w:p>
            <w:pPr>
              <w:pStyle w:val="Compact"/>
              <w:jc w:val="left"/>
            </w:pPr>
            <w:r>
              <w:rPr>
                <w:sz w:val="19"/>
              </w:rPr>
              <w:t xml:space="preserve">Risk &amp; Opportunity</w:t>
            </w:r>
          </w:p>
        </w:tc>
        <w:tc>
          <w:tcPr/>
          <w:p>
            <w:pPr>
              <w:pStyle w:val="Compact"/>
              <w:jc w:val="left"/>
            </w:pPr>
            <w:r>
              <w:rPr>
                <w:sz w:val="19"/>
              </w:rPr>
              <w:t xml:space="preserve">Risk criteria, acceptance, the internal risk position derived from open gaps, Strategic Risk Register for external risks</w:t>
            </w:r>
          </w:p>
        </w:tc>
        <w:tc>
          <w:tcPr/>
          <w:p>
            <w:pPr>
              <w:pStyle w:val="Compact"/>
              <w:jc w:val="left"/>
            </w:pPr>
            <w:r>
              <w:rPr>
                <w:sz w:val="19"/>
              </w:rPr>
              <w:t xml:space="preserve">Every control states what could happen, why and the consequence</w:t>
            </w:r>
          </w:p>
        </w:tc>
      </w:tr>
      <w:tr>
        <w:trPr>
          <w:cantSplit/>
        </w:trPr>
        <w:tc>
          <w:tcPr/>
          <w:p>
            <w:pPr>
              <w:pStyle w:val="Compact"/>
              <w:jc w:val="left"/>
            </w:pPr>
            <w:r>
              <w:rPr>
                <w:sz w:val="19"/>
              </w:rPr>
              <w:t xml:space="preserve">Human Resources</w:t>
            </w:r>
          </w:p>
        </w:tc>
        <w:tc>
          <w:tcPr/>
          <w:p>
            <w:pPr>
              <w:pStyle w:val="Compact"/>
              <w:jc w:val="left"/>
            </w:pPr>
            <w:r>
              <w:rPr>
                <w:sz w:val="19"/>
              </w:rPr>
              <w:t xml:space="preserve">Controlled organogram</w:t>
            </w:r>
          </w:p>
        </w:tc>
        <w:tc>
          <w:tcPr/>
          <w:p>
            <w:pPr>
              <w:pStyle w:val="Compact"/>
              <w:jc w:val="left"/>
            </w:pPr>
            <w:r>
              <w:rPr>
                <w:sz w:val="19"/>
              </w:rPr>
              <w:t xml:space="preserve">The Role Register reflects it; CDI validates role references against it</w:t>
            </w:r>
          </w:p>
        </w:tc>
      </w:tr>
      <w:tr>
        <w:trPr>
          <w:cantSplit/>
        </w:trPr>
        <w:tc>
          <w:tcPr/>
          <w:p>
            <w:pPr>
              <w:pStyle w:val="Compact"/>
              <w:jc w:val="left"/>
            </w:pPr>
            <w:r>
              <w:rPr>
                <w:sz w:val="19"/>
              </w:rPr>
              <w:t xml:space="preserve">Business Continuity and Disaster Recovery</w:t>
            </w:r>
          </w:p>
        </w:tc>
        <w:tc>
          <w:tcPr/>
          <w:p>
            <w:pPr>
              <w:pStyle w:val="Compact"/>
              <w:jc w:val="left"/>
            </w:pPr>
            <w:r>
              <w:rPr>
                <w:sz w:val="19"/>
              </w:rPr>
              <w:t xml:space="preserve">Controlled offline set</w:t>
            </w:r>
          </w:p>
        </w:tc>
        <w:tc>
          <w:tcPr/>
          <w:p>
            <w:pPr>
              <w:pStyle w:val="Compact"/>
              <w:jc w:val="left"/>
            </w:pPr>
            <w:r>
              <w:rPr>
                <w:sz w:val="19"/>
              </w:rPr>
              <w:t xml:space="preserve">CDI marks which documents need an offline copy</w:t>
            </w:r>
          </w:p>
        </w:tc>
      </w:tr>
    </w:tbl>
    <w:bookmarkEnd w:id="24"/>
    <w:bookmarkStart w:id="25" w:name="roles-and-responsibilities"/>
    <w:p>
      <w:pPr>
        <w:pStyle w:val="Heading2"/>
        <w:keepNext/>
        <w:pageBreakBefore w:val="0"/>
      </w:pPr>
      <w:r>
        <w:t xml:space="preserve">6.0 Roles and Responsibilities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cantSplit/>
          <w:tblHeader/>
        </w:trPr>
        <w:tc>
          <w:tcPr>
            <w:shd w:val="clear" w:fill="E7EAF0"/>
          </w:tcPr>
          <w:p>
            <w:pPr>
              <w:pStyle w:val="Compact"/>
              <w:jc w:val="left"/>
            </w:pPr>
            <w:r>
              <w:rPr>
                <w:b/>
                <w:sz w:val="19"/>
              </w:rPr>
              <w:t xml:space="preserve">Role</w:t>
            </w:r>
          </w:p>
        </w:tc>
        <w:tc>
          <w:tcPr>
            <w:shd w:val="clear" w:fill="E7EAF0"/>
          </w:tcPr>
          <w:p>
            <w:pPr>
              <w:pStyle w:val="Compact"/>
              <w:jc w:val="left"/>
            </w:pPr>
            <w:r>
              <w:rPr>
                <w:b/>
                <w:sz w:val="19"/>
              </w:rPr>
              <w:t xml:space="preserve">Responsibility</w:t>
            </w:r>
          </w:p>
        </w:tc>
      </w:tr>
      <w:tr>
        <w:trPr>
          <w:cantSplit/>
        </w:trPr>
        <w:tc>
          <w:tcPr/>
          <w:p>
            <w:pPr>
              <w:pStyle w:val="Compact"/>
              <w:jc w:val="left"/>
            </w:pPr>
            <w:r>
              <w:rPr>
                <w:sz w:val="19"/>
              </w:rPr>
              <w:t xml:space="preserve">Managing Director / CEO</w:t>
            </w:r>
          </w:p>
        </w:tc>
        <w:tc>
          <w:tcPr/>
          <w:p>
            <w:pPr>
              <w:pStyle w:val="Compact"/>
              <w:jc w:val="left"/>
            </w:pPr>
            <w:r>
              <w:rPr>
                <w:sz w:val="19"/>
              </w:rPr>
              <w:t xml:space="preserve">Final approval on the Quality &amp; Compliance route. Leads Top Management commitment. Final escalation point for domain ownership disputes</w:t>
            </w:r>
          </w:p>
        </w:tc>
      </w:tr>
      <w:tr>
        <w:trPr>
          <w:cantSplit/>
        </w:trPr>
        <w:tc>
          <w:tcPr/>
          <w:p>
            <w:pPr>
              <w:pStyle w:val="Compact"/>
              <w:jc w:val="left"/>
            </w:pPr>
            <w:r>
              <w:rPr>
                <w:sz w:val="19"/>
              </w:rPr>
              <w:t xml:space="preserve">Chief Compliance Officer</w:t>
            </w:r>
          </w:p>
        </w:tc>
        <w:tc>
          <w:tcPr/>
          <w:p>
            <w:pPr>
              <w:pStyle w:val="Compact"/>
              <w:jc w:val="left"/>
            </w:pPr>
            <w:r>
              <w:rPr>
                <w:sz w:val="19"/>
              </w:rPr>
              <w:t xml:space="preserve">Owns this Policy and the CDI domain. Assures the family is coherent. Owns reference data</w:t>
            </w:r>
          </w:p>
        </w:tc>
      </w:tr>
      <w:tr>
        <w:trPr>
          <w:cantSplit/>
        </w:trPr>
        <w:tc>
          <w:tcPr/>
          <w:p>
            <w:pPr>
              <w:pStyle w:val="Compact"/>
              <w:jc w:val="left"/>
            </w:pPr>
            <w:r>
              <w:rPr>
                <w:sz w:val="19"/>
              </w:rPr>
              <w:t xml:space="preserve">Compliance Executive (QMS &amp; NDPA)</w:t>
            </w:r>
          </w:p>
        </w:tc>
        <w:tc>
          <w:tcPr/>
          <w:p>
            <w:pPr>
              <w:pStyle w:val="Compact"/>
              <w:jc w:val="left"/>
            </w:pPr>
            <w:r>
              <w:rPr>
                <w:sz w:val="19"/>
              </w:rPr>
              <w:t xml:space="preserve">Owns the CDI Standard, the CDI Procedure and the Records Governance Procedure. Maintains the Enterprise Records Catalogue and Taxonomy</w:t>
            </w:r>
          </w:p>
        </w:tc>
      </w:tr>
      <w:tr>
        <w:trPr>
          <w:cantSplit/>
        </w:trPr>
        <w:tc>
          <w:tcPr/>
          <w:p>
            <w:pPr>
              <w:pStyle w:val="Compact"/>
              <w:jc w:val="left"/>
            </w:pPr>
            <w:r>
              <w:rPr>
                <w:sz w:val="19"/>
              </w:rPr>
              <w:t xml:space="preserve">Information Security Officer</w:t>
            </w:r>
          </w:p>
        </w:tc>
        <w:tc>
          <w:tcPr/>
          <w:p>
            <w:pPr>
              <w:pStyle w:val="Compact"/>
              <w:jc w:val="left"/>
            </w:pPr>
            <w:r>
              <w:rPr>
                <w:sz w:val="19"/>
              </w:rPr>
              <w:t xml:space="preserve">Maintains the Document Register. Confirms information security alignment and the protection of records</w:t>
            </w:r>
          </w:p>
        </w:tc>
      </w:tr>
      <w:tr>
        <w:trPr>
          <w:cantSplit/>
        </w:trPr>
        <w:tc>
          <w:tcPr/>
          <w:p>
            <w:pPr>
              <w:pStyle w:val="Compact"/>
              <w:jc w:val="left"/>
            </w:pPr>
            <w:r>
              <w:rPr>
                <w:sz w:val="19"/>
              </w:rPr>
              <w:t xml:space="preserve">HR Manager</w:t>
            </w:r>
          </w:p>
        </w:tc>
        <w:tc>
          <w:tcPr/>
          <w:p>
            <w:pPr>
              <w:pStyle w:val="Compact"/>
              <w:jc w:val="left"/>
            </w:pPr>
            <w:r>
              <w:rPr>
                <w:sz w:val="19"/>
              </w:rPr>
              <w:t xml:space="preserve">Maintains the controlled organogram</w:t>
            </w:r>
          </w:p>
        </w:tc>
      </w:tr>
      <w:tr>
        <w:trPr>
          <w:cantSplit/>
        </w:trPr>
        <w:tc>
          <w:tcPr/>
          <w:p>
            <w:pPr>
              <w:pStyle w:val="Compact"/>
              <w:jc w:val="left"/>
            </w:pPr>
            <w:r>
              <w:rPr>
                <w:sz w:val="19"/>
              </w:rPr>
              <w:t xml:space="preserve">Document and Control Owners</w:t>
            </w:r>
          </w:p>
        </w:tc>
        <w:tc>
          <w:tcPr/>
          <w:p>
            <w:pPr>
              <w:pStyle w:val="Compact"/>
              <w:jc w:val="left"/>
            </w:pPr>
            <w:r>
              <w:rPr>
                <w:sz w:val="19"/>
              </w:rPr>
              <w:t xml:space="preserve">Define controls and evidence at the right layer and keep their documents and records current</w:t>
            </w:r>
          </w:p>
        </w:tc>
      </w:tr>
      <w:tr>
        <w:trPr>
          <w:cantSplit/>
        </w:trPr>
        <w:tc>
          <w:tcPr/>
          <w:p>
            <w:pPr>
              <w:pStyle w:val="Compact"/>
              <w:jc w:val="left"/>
            </w:pPr>
            <w:r>
              <w:rPr>
                <w:sz w:val="19"/>
              </w:rPr>
              <w:t xml:space="preserve">All staff</w:t>
            </w:r>
          </w:p>
        </w:tc>
        <w:tc>
          <w:tcPr/>
          <w:p>
            <w:pPr>
              <w:pStyle w:val="Compact"/>
              <w:jc w:val="left"/>
            </w:pPr>
            <w:r>
              <w:rPr>
                <w:sz w:val="19"/>
              </w:rPr>
              <w:t xml:space="preserve">Use only current controlled documents, keep records in their named store, and report uncontrolled or conflicting copies</w:t>
            </w:r>
          </w:p>
        </w:tc>
      </w:tr>
    </w:tbl>
    <w:bookmarkEnd w:id="25"/>
    <w:bookmarkStart w:id="26" w:name="review"/>
    <w:p>
      <w:pPr>
        <w:pStyle w:val="Heading2"/>
        <w:keepNext/>
        <w:pageBreakBefore w:val="0"/>
      </w:pPr>
      <w:r>
        <w:t xml:space="preserve">7.0 Review</w:t>
      </w:r>
    </w:p>
    <w:p>
      <w:pPr>
        <w:pStyle w:val="FirstParagraph"/>
      </w:pPr>
      <w:r>
        <w:t xml:space="preserve">This Policy is reviewed annually, and sooner under 3.20.</w:t>
      </w:r>
    </w:p>
    <w:bookmarkEnd w:id="26"/>
    <w:bookmarkStart w:id="27" w:name="related-documents"/>
    <w:p>
      <w:pPr>
        <w:pStyle w:val="Heading2"/>
        <w:keepNext/>
        <w:pageBreakBefore w:val="0"/>
      </w:pPr>
      <w:r>
        <w:t xml:space="preserve">8.0 Related Documents</w:t>
      </w:r>
    </w:p>
    <w:p>
      <w:pPr>
        <w:numPr>
          <w:ilvl w:val="0"/>
          <w:numId w:val="1001"/>
        </w:numPr>
        <w:pStyle w:val="Compact"/>
      </w:pPr>
      <w:r>
        <w:t xml:space="preserve">Master Integrated Management System Policy (parent)</w:t>
      </w:r>
    </w:p>
    <w:p>
      <w:pPr>
        <w:numPr>
          <w:ilvl w:val="0"/>
          <w:numId w:val="1001"/>
        </w:numPr>
        <w:pStyle w:val="Compact"/>
      </w:pPr>
      <w:r>
        <w:t xml:space="preserve">Control of Documented Information Standard (child)</w:t>
      </w:r>
    </w:p>
    <w:p>
      <w:pPr>
        <w:numPr>
          <w:ilvl w:val="0"/>
          <w:numId w:val="1001"/>
        </w:numPr>
        <w:pStyle w:val="Compact"/>
      </w:pPr>
      <w:r>
        <w:t xml:space="preserve">Control of Documented Information Procedure</w:t>
      </w:r>
    </w:p>
    <w:p>
      <w:pPr>
        <w:numPr>
          <w:ilvl w:val="0"/>
          <w:numId w:val="1001"/>
        </w:numPr>
        <w:pStyle w:val="Compact"/>
      </w:pPr>
      <w:r>
        <w:t xml:space="preserve">Records Governance Procedure</w:t>
      </w:r>
    </w:p>
    <w:p>
      <w:pPr>
        <w:numPr>
          <w:ilvl w:val="0"/>
          <w:numId w:val="1001"/>
        </w:numPr>
        <w:pStyle w:val="Compact"/>
        <w:rPr>
          <w:ins w:id="9001" w:author="Claude (GRC programme)" w:date="2026-10-04T08:00:00Z"/>
        </w:rPr>
      </w:pPr>
      <w:ins w:id="9002" w:author="Claude (GRC programme)" w:date="2026-10-04T08:00:00Z">
        <w:r>
          <w:t xml:space="preserve">Records Retention Rule Schedule</w:t>
        </w:r>
      </w:ins>
    </w:p>
    <w:p>
      <w:pPr>
        <w:numPr>
          <w:ilvl w:val="0"/>
          <w:numId w:val="1001"/>
        </w:numPr>
        <w:pStyle w:val="Compact"/>
        <w:rPr>
          <w:ins w:id="9003" w:author="Claude (GRC programme)" w:date="2026-10-04T08:00:00Z"/>
        </w:rPr>
      </w:pPr>
      <w:ins w:id="9004" w:author="Claude (GRC programme)" w:date="2026-10-04T08:00:00Z">
        <w:r>
          <w:t xml:space="preserve">Legal Hold and Disposition Suspension Procedure</w:t>
        </w:r>
      </w:ins>
    </w:p>
    <w:p>
      <w:pPr>
        <w:numPr>
          <w:ilvl w:val="0"/>
          <w:numId w:val="1001"/>
        </w:numPr>
        <w:pStyle w:val="Compact"/>
      </w:pPr>
      <w:r>
        <w:t xml:space="preserve">Enterprise Record Type Taxonomy and Enterprise Records Catalogue</w:t>
      </w:r>
    </w:p>
    <w:p>
      <w:pPr>
        <w:numPr>
          <w:ilvl w:val="0"/>
          <w:numId w:val="1001"/>
        </w:numPr>
        <w:pStyle w:val="Compact"/>
      </w:pPr>
      <w:r>
        <w:t xml:space="preserve">Compliance Monitoring Procedure</w:t>
      </w:r>
    </w:p>
    <w:p>
      <w:pPr>
        <w:numPr>
          <w:ilvl w:val="0"/>
          <w:numId w:val="1001"/>
        </w:numPr>
        <w:pStyle w:val="Compact"/>
      </w:pPr>
      <w:r>
        <w:t xml:space="preserve">Data Protection &amp; Privacy Policy</w:t>
      </w:r>
    </w:p>
    <w:p>
      <w:pPr>
        <w:numPr>
          <w:ilvl w:val="0"/>
          <w:numId w:val="1001"/>
        </w:numPr>
        <w:pStyle w:val="Compact"/>
      </w:pPr>
      <w:r>
        <w:t xml:space="preserve">Information Security classification control</w:t>
      </w:r>
    </w:p>
    <w:p>
      <w:pPr>
        <w:numPr>
          <w:ilvl w:val="0"/>
          <w:numId w:val="1001"/>
        </w:numPr>
        <w:pStyle w:val="Compact"/>
      </w:pPr>
      <w:r>
        <w:t xml:space="preserve">Nonconformity and Corrective Action Procedure; Incident Management Procedure</w:t>
      </w:r>
    </w:p>
    <w:p>
      <w:pPr>
        <w:numPr>
          <w:ilvl w:val="0"/>
          <w:numId w:val="1001"/>
        </w:numPr>
        <w:pStyle w:val="Compact"/>
      </w:pPr>
      <w:r>
        <w:t xml:space="preserve">Business Continuity and Disaster Recovery Policy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rPr>
  </w:style>
  <w:style w:customStyle="1" w:styleId="FirstParagraph" w:type="paragraph">
    <w:name w:val="First Paragraph"/>
    <w:basedOn w:val="BodyText"/>
    <w:next w:val="BodyText"/>
    <w:qFormat/>
    <w:rPr>
      <w:rFonts w:ascii="Calibri" w:hAnsi="Calibri" w:cs="Calibri" w:eastAsia="Calibri"/>
    </w:rPr>
  </w:style>
  <w:style w:customStyle="1" w:styleId="Compact" w:type="paragraph">
    <w:name w:val="Compact"/>
    <w:basedOn w:val="BodyText"/>
    <w:qFormat/>
    <w:pPr>
      <w:spacing w:after="36" w:before="36"/>
    </w:pPr>
    <w:rPr>
      <w:rFonts w:ascii="Calibri" w:hAnsi="Calibri" w:cs="Calibri" w:eastAsia="Calibri"/>
    </w:rPr>
  </w:style>
  <w:style w:styleId="Title" w:type="paragraph">
    <w:name w:val="Title"/>
    <w:basedOn w:val="Normal"/>
    <w:next w:val="BodyText"/>
    <w:qFormat/>
    <w:pPr>
      <w:keepNext/>
      <w:keepLines/>
      <w:spacing w:after="240" w:before="480"/>
      <w:jc w:val="center"/>
    </w:pPr>
    <w:rPr>
      <w:rFonts w:ascii="Calibri" w:hAnsi="Calibri" w:cs="Calibri" w:eastAsia="Calibri"/>
      <w:b/>
      <w:bCs/>
      <w:color w:val="1F2A44"/>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2A44"/>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2A4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2A4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Cs/>
      <w:color w:val="1F2A44"/>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eastAsia="Calibri"/>
      <w:iCs/>
      <w:color w:val="1F2A44"/>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eastAsia="Calibri"/>
      <w:color w:val="1F2A44"/>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eastAsia="Calibri"/>
      <w:color w:val="1F2A44"/>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eastAsia="Calibri"/>
      <w:color w:val="1F2A44"/>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eastAsia="Calibri"/>
      <w:color w:val="1F2A44"/>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AB1DCC75E58E4092767663D6982B28" ma:contentTypeVersion="3" ma:contentTypeDescription="Create a new document." ma:contentTypeScope="" ma:versionID="945177e91545fed94a21a3b67e92d42d">
  <xsd:schema xmlns:xsd="http://www.w3.org/2001/XMLSchema" xmlns:xs="http://www.w3.org/2001/XMLSchema" xmlns:p="http://schemas.microsoft.com/office/2006/metadata/properties" xmlns:ns2="24924a36-6029-412b-bd7d-ddacd0f4b6ee" targetNamespace="http://schemas.microsoft.com/office/2006/metadata/properties" ma:root="true" ma:fieldsID="085c7fbc49e61439f7e71355ede13d31" ns2:_="">
    <xsd:import namespace="24924a36-6029-412b-bd7d-ddacd0f4b6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924a36-6029-412b-bd7d-ddacd0f4b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DF6F34-A754-4CA8-985D-F6C8B952D816}"/>
</file>

<file path=customXml/itemProps2.xml><?xml version="1.0" encoding="utf-8"?>
<ds:datastoreItem xmlns:ds="http://schemas.openxmlformats.org/officeDocument/2006/customXml" ds:itemID="{7A7EBCEE-0816-47E4-AFA2-07E565057B1E}"/>
</file>

<file path=customXml/itemProps3.xml><?xml version="1.0" encoding="utf-8"?>
<ds:datastoreItem xmlns:ds="http://schemas.openxmlformats.org/officeDocument/2006/customXml" ds:itemID="{94EFB617-F67D-4759-BDF1-2D72BB54FE4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2026-10-02T10:31:49Z</dcterms:created>
  <dcterms:modified xsi:type="dcterms:W3CDTF">2026-10-02T10:31:49Z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0x0101004CAB1DCC75E58E4092767663D6982B28</vt:lpwstr>
  </property>
</Properties>
</file>