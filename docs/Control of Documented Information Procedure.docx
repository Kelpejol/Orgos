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X463595ef3660e9eca253bd33eb8c6029a50d3fc" w:id="47"/>
    <w:p xmlns:wp14="http://schemas.microsoft.com/office/word/2010/wordml" w14:paraId="5AC28310" wp14:textId="77777777">
      <w:pPr>
        <w:pStyle w:val="Heading1"/>
        <w:keepNext/>
        <w:pageBreakBefore w:val="0"/>
      </w:pPr>
      <w:r>
        <w:t xml:space="preserve">Control of Documented Information Procedure</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3960"/>
        <w:gridCol w:w="3960"/>
      </w:tblGrid>
      <w:tr xmlns:wp14="http://schemas.microsoft.com/office/word/2010/wordml" w14:paraId="1D3E4CF5" wp14:textId="77777777">
        <w:trPr>
          <w:tblHeader w:val="true"/>
          <w:cantSplit/>
          <w:tblHeader/>
        </w:trPr>
        <w:tc>
          <w:tcPr>
            <w:shd w:val="clear" w:fill="E7EAF0"/>
          </w:tcPr>
          <w:p w14:paraId="0232FC31" wp14:textId="77777777">
            <w:pPr>
              <w:pStyle w:val="Compact"/>
              <w:jc w:val="left"/>
            </w:pPr>
            <w:r>
              <w:rPr>
                <w:b/>
                <w:sz w:val="19"/>
              </w:rPr>
              <w:t xml:space="preserve">Control block</w:t>
            </w:r>
          </w:p>
        </w:tc>
        <w:tc>
          <w:tcPr>
            <w:shd w:val="clear" w:fill="E7EAF0"/>
          </w:tcPr>
          <w:p w14:paraId="672A6659" wp14:textId="77777777">
            <w:pPr>
              <w:pStyle w:val="Compact"/>
            </w:pPr>
          </w:p>
        </w:tc>
      </w:tr>
      <w:tr xmlns:wp14="http://schemas.microsoft.com/office/word/2010/wordml" w14:paraId="32705802" wp14:textId="77777777">
        <w:trPr>
          <w:cantSplit/>
        </w:trPr>
        <w:tc>
          <w:tcPr/>
          <w:p w14:paraId="50E1A529" wp14:textId="77777777">
            <w:pPr>
              <w:pStyle w:val="Compact"/>
              <w:jc w:val="left"/>
            </w:pPr>
            <w:r>
              <w:rPr>
                <w:sz w:val="19"/>
              </w:rPr>
              <w:t xml:space="preserve">Document Title</w:t>
            </w:r>
          </w:p>
        </w:tc>
        <w:tc>
          <w:tcPr/>
          <w:p w14:paraId="412D187E" wp14:textId="77777777">
            <w:pPr>
              <w:pStyle w:val="Compact"/>
              <w:jc w:val="left"/>
            </w:pPr>
            <w:r>
              <w:rPr>
                <w:sz w:val="19"/>
              </w:rPr>
              <w:t xml:space="preserve">Control of Documented Information Procedure</w:t>
            </w:r>
          </w:p>
        </w:tc>
      </w:tr>
      <w:tr xmlns:wp14="http://schemas.microsoft.com/office/word/2010/wordml" w14:paraId="6424BE68" wp14:textId="77777777">
        <w:trPr>
          <w:cantSplit/>
        </w:trPr>
        <w:tc>
          <w:tcPr/>
          <w:p w14:paraId="6E6D306D" wp14:textId="77777777">
            <w:pPr>
              <w:pStyle w:val="Compact"/>
              <w:jc w:val="left"/>
            </w:pPr>
            <w:r>
              <w:rPr>
                <w:sz w:val="19"/>
              </w:rPr>
              <w:t xml:space="preserve">Document Code</w:t>
            </w:r>
          </w:p>
        </w:tc>
        <w:tc>
          <w:tcPr/>
          <w:p w14:paraId="260BB106" wp14:textId="77777777">
            <w:pPr>
              <w:pStyle w:val="Compact"/>
              <w:jc w:val="left"/>
            </w:pPr>
            <w:r>
              <w:rPr>
                <w:sz w:val="19"/>
              </w:rPr>
              <w:t xml:space="preserve">DRG-QI-PRO-CDI</w:t>
            </w:r>
          </w:p>
        </w:tc>
      </w:tr>
      <w:tr xmlns:wp14="http://schemas.microsoft.com/office/word/2010/wordml" w14:paraId="13128D1C" wp14:textId="77777777">
        <w:trPr>
          <w:cantSplit/>
        </w:trPr>
        <w:tc>
          <w:tcPr/>
          <w:p w14:paraId="19EA582F" wp14:textId="77777777">
            <w:pPr>
              <w:pStyle w:val="Compact"/>
              <w:jc w:val="left"/>
            </w:pPr>
            <w:r>
              <w:rPr>
                <w:sz w:val="19"/>
              </w:rPr>
              <w:t xml:space="preserve">Layer</w:t>
            </w:r>
          </w:p>
        </w:tc>
        <w:tc>
          <w:tcPr/>
          <w:p w14:paraId="3C18A149" wp14:textId="77777777">
            <w:pPr>
              <w:pStyle w:val="Compact"/>
              <w:jc w:val="left"/>
            </w:pPr>
            <w:r>
              <w:rPr>
                <w:sz w:val="19"/>
              </w:rPr>
              <w:t xml:space="preserve">Layer 4 Procedure</w:t>
            </w:r>
          </w:p>
        </w:tc>
      </w:tr>
      <w:tr xmlns:wp14="http://schemas.microsoft.com/office/word/2010/wordml" w14:paraId="26B15744" wp14:textId="77777777">
        <w:trPr>
          <w:cantSplit/>
        </w:trPr>
        <w:tc>
          <w:tcPr/>
          <w:p w14:paraId="292A275D" wp14:textId="77777777">
            <w:pPr>
              <w:pStyle w:val="Compact"/>
              <w:jc w:val="left"/>
            </w:pPr>
            <w:r>
              <w:rPr>
                <w:sz w:val="19"/>
              </w:rPr>
              <w:t xml:space="preserve">Domain</w:t>
            </w:r>
          </w:p>
        </w:tc>
        <w:tc>
          <w:tcPr/>
          <w:p w14:paraId="2F054F1F" wp14:textId="77777777">
            <w:pPr>
              <w:pStyle w:val="Compact"/>
              <w:jc w:val="left"/>
            </w:pPr>
            <w:r>
              <w:rPr>
                <w:sz w:val="19"/>
              </w:rPr>
              <w:t xml:space="preserve">Quality &amp; Compliance</w:t>
            </w:r>
          </w:p>
        </w:tc>
      </w:tr>
      <w:tr xmlns:wp14="http://schemas.microsoft.com/office/word/2010/wordml" w14:paraId="4A200099" wp14:textId="77777777">
        <w:trPr>
          <w:cantSplit/>
        </w:trPr>
        <w:tc>
          <w:tcPr/>
          <w:p w14:paraId="0260D441" wp14:textId="77777777">
            <w:pPr>
              <w:pStyle w:val="Compact"/>
              <w:jc w:val="left"/>
            </w:pPr>
            <w:r>
              <w:rPr>
                <w:sz w:val="19"/>
              </w:rPr>
              <w:t xml:space="preserve">Parent Document</w:t>
            </w:r>
          </w:p>
        </w:tc>
        <w:tc>
          <w:tcPr/>
          <w:p w14:paraId="603390E0" wp14:textId="77777777">
            <w:pPr>
              <w:pStyle w:val="Compact"/>
              <w:jc w:val="left"/>
            </w:pPr>
            <w:r>
              <w:rPr>
                <w:sz w:val="19"/>
              </w:rPr>
              <w:t xml:space="preserve">Control of Documented Information Standard (DRG-QI-STD-CDI)</w:t>
            </w:r>
          </w:p>
        </w:tc>
      </w:tr>
      <w:tr xmlns:wp14="http://schemas.microsoft.com/office/word/2010/wordml" w14:paraId="66ECF957" wp14:textId="77777777">
        <w:trPr>
          <w:cantSplit/>
        </w:trPr>
        <w:tc>
          <w:tcPr/>
          <w:p w14:paraId="7C723D46" wp14:textId="77777777">
            <w:pPr>
              <w:pStyle w:val="Compact"/>
              <w:jc w:val="left"/>
            </w:pPr>
            <w:r>
              <w:rPr>
                <w:sz w:val="19"/>
              </w:rPr>
              <w:t xml:space="preserve">Document Owner</w:t>
            </w:r>
          </w:p>
        </w:tc>
        <w:tc>
          <w:tcPr/>
          <w:p w14:paraId="7F826336" wp14:textId="77777777">
            <w:pPr>
              <w:pStyle w:val="Compact"/>
              <w:jc w:val="left"/>
            </w:pPr>
            <w:r>
              <w:rPr>
                <w:sz w:val="19"/>
              </w:rPr>
              <w:t xml:space="preserve">Compliance Executive (QMS &amp; NDPA)</w:t>
            </w:r>
          </w:p>
        </w:tc>
      </w:tr>
      <w:tr xmlns:wp14="http://schemas.microsoft.com/office/word/2010/wordml" w14:paraId="0052E602" wp14:textId="77777777">
        <w:trPr>
          <w:cantSplit/>
        </w:trPr>
        <w:tc>
          <w:tcPr/>
          <w:p w14:paraId="2E5A0EB8" wp14:textId="77777777">
            <w:pPr>
              <w:pStyle w:val="Compact"/>
              <w:jc w:val="left"/>
            </w:pPr>
            <w:r>
              <w:rPr>
                <w:sz w:val="19"/>
              </w:rPr>
              <w:t xml:space="preserve">Approval Authority</w:t>
            </w:r>
          </w:p>
        </w:tc>
        <w:tc>
          <w:tcPr/>
          <w:p w14:paraId="45ECBA4C" wp14:textId="77777777">
            <w:pPr>
              <w:pStyle w:val="Compact"/>
              <w:jc w:val="left"/>
            </w:pPr>
            <w:r>
              <w:rPr>
                <w:sz w:val="19"/>
              </w:rPr>
              <w:t xml:space="preserve">First Pass: Chief Compliance Officer. Final Approval: Managing Director / CEO (Annex B, Quality &amp; Compliance route)</w:t>
            </w:r>
          </w:p>
        </w:tc>
      </w:tr>
      <w:tr xmlns:wp14="http://schemas.microsoft.com/office/word/2010/wordml" w14:paraId="06D131A3" wp14:textId="77777777">
        <w:trPr>
          <w:cantSplit/>
        </w:trPr>
        <w:tc>
          <w:tcPr/>
          <w:p w14:paraId="682FDFB4" wp14:textId="77777777">
            <w:pPr>
              <w:pStyle w:val="Compact"/>
              <w:jc w:val="left"/>
            </w:pPr>
            <w:r>
              <w:rPr>
                <w:sz w:val="19"/>
              </w:rPr>
              <w:t xml:space="preserve">Classification</w:t>
            </w:r>
          </w:p>
        </w:tc>
        <w:tc>
          <w:tcPr/>
          <w:p w14:paraId="66BB2D38" wp14:textId="77777777">
            <w:pPr>
              <w:pStyle w:val="Compact"/>
              <w:jc w:val="left"/>
            </w:pPr>
            <w:r>
              <w:rPr>
                <w:sz w:val="19"/>
              </w:rPr>
              <w:t xml:space="preserve">Internal Use Only. Distribution: All Staff</w:t>
            </w:r>
          </w:p>
        </w:tc>
      </w:tr>
      <w:tr xmlns:wp14="http://schemas.microsoft.com/office/word/2010/wordml" w14:paraId="51482263" wp14:textId="77777777">
        <w:trPr>
          <w:cantSplit/>
        </w:trPr>
        <w:tc>
          <w:tcPr/>
          <w:p w14:paraId="5FB3CD69" wp14:textId="77777777">
            <w:pPr>
              <w:pStyle w:val="Compact"/>
              <w:jc w:val="left"/>
            </w:pPr>
            <w:r>
              <w:rPr>
                <w:sz w:val="19"/>
              </w:rPr>
              <w:t xml:space="preserve">Issue Status</w:t>
            </w:r>
          </w:p>
        </w:tc>
        <w:tc>
          <w:tcPr/>
          <w:p w14:paraId="44635C0A" wp14:textId="77777777">
            <w:pPr>
              <w:pStyle w:val="Compact"/>
              <w:jc w:val="left"/>
            </w:pPr>
            <w:r>
              <w:rPr>
                <w:sz w:val="19"/>
              </w:rPr>
              <w:t xml:space="preserve">Draft</w:t>
            </w:r>
          </w:p>
        </w:tc>
      </w:tr>
      <w:tr xmlns:wp14="http://schemas.microsoft.com/office/word/2010/wordml" w14:paraId="63F1D572" wp14:textId="77777777">
        <w:trPr>
          <w:cantSplit/>
        </w:trPr>
        <w:tc>
          <w:tcPr/>
          <w:p w14:paraId="75D7F530" wp14:textId="77777777">
            <w:pPr>
              <w:pStyle w:val="Compact"/>
              <w:jc w:val="left"/>
            </w:pPr>
            <w:r>
              <w:rPr>
                <w:sz w:val="19"/>
              </w:rPr>
              <w:t xml:space="preserve">Review cycle</w:t>
            </w:r>
          </w:p>
        </w:tc>
        <w:tc>
          <w:tcPr/>
          <w:p w14:paraId="08EF6AA9" wp14:textId="77777777">
            <w:pPr>
              <w:pStyle w:val="Compact"/>
              <w:jc w:val="left"/>
            </w:pPr>
            <w:r>
              <w:rPr>
                <w:sz w:val="19"/>
              </w:rPr>
              <w:t xml:space="preserve">Annual</w:t>
            </w:r>
          </w:p>
        </w:tc>
      </w:tr>
      <w:tr xmlns:wp14="http://schemas.microsoft.com/office/word/2010/wordml" w14:paraId="59A8B71A" wp14:textId="77777777">
        <w:trPr>
          <w:cantSplit/>
        </w:trPr>
        <w:tc>
          <w:tcPr/>
          <w:p w14:paraId="1DC14498" wp14:textId="77777777">
            <w:pPr>
              <w:pStyle w:val="Compact"/>
              <w:jc w:val="left"/>
            </w:pPr>
            <w:r>
              <w:rPr>
                <w:sz w:val="19"/>
              </w:rPr>
              <w:t xml:space="preserve">Supersedes</w:t>
            </w:r>
          </w:p>
        </w:tc>
        <w:tc>
          <w:tcPr/>
          <w:p w14:paraId="00039C60" wp14:textId="77777777">
            <w:pPr>
              <w:pStyle w:val="Compact"/>
              <w:jc w:val="left"/>
            </w:pPr>
            <w:r>
              <w:rPr>
                <w:sz w:val="19"/>
              </w:rPr>
              <w:t xml:space="preserve">Control of Documented Information Procedure Version 06 (DRG-QI-PRO-CDI); Document Authoring Guide (DRG-QI-GDL-DAG-01-26)</w:t>
            </w:r>
          </w:p>
        </w:tc>
      </w:tr>
      <w:tr xmlns:wp14="http://schemas.microsoft.com/office/word/2010/wordml" w14:paraId="1FB145CB" wp14:textId="77777777">
        <w:trPr>
          <w:cantSplit/>
        </w:trPr>
        <w:tc>
          <w:tcPr/>
          <w:p w14:paraId="7A02153D" wp14:textId="77777777">
            <w:pPr>
              <w:pStyle w:val="Compact"/>
              <w:jc w:val="left"/>
            </w:pPr>
            <w:r>
              <w:rPr>
                <w:sz w:val="19"/>
              </w:rPr>
              <w:t xml:space="preserve">Legacy Code</w:t>
            </w:r>
          </w:p>
        </w:tc>
        <w:tc>
          <w:tcPr/>
          <w:p w14:paraId="43025B71" wp14:textId="77777777">
            <w:pPr>
              <w:pStyle w:val="Compact"/>
              <w:jc w:val="left"/>
            </w:pPr>
            <w:r>
              <w:rPr>
                <w:sz w:val="19"/>
              </w:rPr>
              <w:t xml:space="preserve">DRG-QI-PRO-CDI-01-25; DRG-QI-GDL-DAG-01-26</w:t>
            </w:r>
          </w:p>
        </w:tc>
      </w:tr>
      <w:tr xmlns:wp14="http://schemas.microsoft.com/office/word/2010/wordml" w14:paraId="465929BD" wp14:textId="77777777">
        <w:trPr>
          <w:cantSplit/>
        </w:trPr>
        <w:tc>
          <w:tcPr/>
          <w:p w14:paraId="29A5E4CA" wp14:textId="77777777">
            <w:pPr>
              <w:pStyle w:val="Compact"/>
              <w:jc w:val="left"/>
            </w:pPr>
            <w:r>
              <w:rPr>
                <w:sz w:val="19"/>
              </w:rPr>
              <w:t xml:space="preserve">Standards</w:t>
            </w:r>
          </w:p>
        </w:tc>
        <w:tc>
          <w:tcPr/>
          <w:p w14:paraId="67C7227C" wp14:textId="77777777">
            <w:pPr>
              <w:pStyle w:val="Compact"/>
              <w:jc w:val="left"/>
            </w:pPr>
            <w:r>
              <w:rPr>
                <w:sz w:val="19"/>
              </w:rPr>
              <w:t xml:space="preserve">ISO 9001:2015 Clause 7.5; ISO/IEC 27001:2022 Clause 7.5, Annex A 5.33, 5.37</w:t>
            </w:r>
          </w:p>
        </w:tc>
      </w:tr>
    </w:tbl>
    <w:bookmarkStart w:name="purpose" w:id="20"/>
    <w:p xmlns:wp14="http://schemas.microsoft.com/office/word/2010/wordml" w14:paraId="7D20E8CC" wp14:textId="77777777">
      <w:pPr>
        <w:pStyle w:val="Heading2"/>
        <w:keepNext/>
        <w:pageBreakBefore w:val="0"/>
      </w:pPr>
      <w:r>
        <w:t xml:space="preserve">1.0 Purpose</w:t>
      </w:r>
    </w:p>
    <w:p xmlns:wp14="http://schemas.microsoft.com/office/word/2010/wordml" w14:paraId="545D5E2D" wp14:textId="77777777">
      <w:pPr>
        <w:pStyle w:val="FirstParagraph"/>
      </w:pPr>
      <w:r>
        <w:t xml:space="preserve">1.1 This Procedure sets the steps by which controlled documents, and the controls, roles and evidence they define, are created, identified, named, written, checked, reviewed, approved, published, used, changed, superseded and retired, and by which records are produced, stored, found and disposed of.</w:t>
      </w:r>
    </w:p>
    <w:p xmlns:wp14="http://schemas.microsoft.com/office/word/2010/wordml" w14:paraId="79B6AF00" wp14:textId="77777777">
      <w:pPr>
        <w:pStyle w:val="BodyText"/>
      </w:pPr>
      <w:r>
        <w:t xml:space="preserve">1.2 It implements the controls in the CDI Standard. It is the single rulebook for document control and authoring, for people and AI agents alike.</w:t>
      </w:r>
    </w:p>
    <w:p xmlns:wp14="http://schemas.microsoft.com/office/word/2010/wordml" w14:paraId="299F882F" wp14:textId="77777777">
      <w:pPr>
        <w:pStyle w:val="BodyText"/>
      </w:pPr>
      <w:r>
        <w:t xml:space="preserve">1.3 Where another document conflicts with this Procedure on a matter of document control, this Procedure prevails.</w:t>
      </w:r>
    </w:p>
    <w:bookmarkEnd w:id="20"/>
    <w:bookmarkStart w:name="scope" w:id="21"/>
    <w:p xmlns:wp14="http://schemas.microsoft.com/office/word/2010/wordml" w14:paraId="194E5712" wp14:textId="77777777">
      <w:pPr>
        <w:pStyle w:val="Heading2"/>
        <w:keepNext/>
        <w:pageBreakBefore w:val="0"/>
      </w:pPr>
      <w:r>
        <w:t xml:space="preserve">2.0 Scope</w:t>
      </w:r>
    </w:p>
    <w:p xmlns:wp14="http://schemas.microsoft.com/office/word/2010/wordml" w14:paraId="28DD0296" wp14:textId="77777777">
      <w:pPr>
        <w:pStyle w:val="FirstParagraph"/>
      </w:pPr>
      <w:r>
        <w:t xml:space="preserve">2.1 This Procedure applies to all controlled documents and records created, used or retained by Dragnet, regardless of author, department or storage location: governing documents (Policies, Standards, Procedures, Specifications), the Manual, supporting documents (Guidelines, Playbooks, Checklists, Forms, Templates, Registers), and external documents Dragnet relies on.</w:t>
      </w:r>
    </w:p>
    <w:p xmlns:wp14="http://schemas.microsoft.com/office/word/2010/wordml" w14:paraId="3B063064" wp14:textId="77777777">
      <w:pPr>
        <w:pStyle w:val="BodyText"/>
      </w:pPr>
      <w:r>
        <w:t xml:space="preserve">2.2 It applies to all staff, any third party producing documents on Dragnet's behalf, and the GRC platform agents that draft, extract, check and route documents.</w:t>
      </w:r>
    </w:p>
    <w:p xmlns:wp14="http://schemas.microsoft.com/office/word/2010/wordml" w14:paraId="2ABEE463" wp14:textId="77777777">
      <w:pPr>
        <w:pStyle w:val="BodyText"/>
      </w:pPr>
      <w:r>
        <w:t xml:space="preserve">2.3 Signed legal instruments, contracts and client terms are records governed by the Legal &amp; Corporate Governance family. Specialist families keep authority for their own subject matter and are referenced, not restated.</w:t>
      </w:r>
    </w:p>
    <w:bookmarkEnd w:id="21"/>
    <w:bookmarkStart w:name="principles" w:id="22"/>
    <w:p xmlns:wp14="http://schemas.microsoft.com/office/word/2010/wordml" w14:paraId="5C2F27DC" wp14:textId="77777777">
      <w:pPr>
        <w:pStyle w:val="Heading2"/>
        <w:keepNext/>
        <w:pageBreakBefore w:val="0"/>
      </w:pPr>
      <w:r>
        <w:t xml:space="preserve">3.0 Principles</w:t>
      </w:r>
    </w:p>
    <w:p xmlns:wp14="http://schemas.microsoft.com/office/word/2010/wordml" w14:paraId="3986CBBD" wp14:textId="77777777">
      <w:pPr>
        <w:numPr>
          <w:ilvl w:val="0"/>
          <w:numId w:val="1001"/>
        </w:numPr>
        <w:pStyle w:val="Compact"/>
      </w:pPr>
      <w:r>
        <w:t xml:space="preserve">Record first. The Document Register record is the controlled master. Files, pages and prints are views.</w:t>
      </w:r>
    </w:p>
    <w:p xmlns:wp14="http://schemas.microsoft.com/office/word/2010/wordml" w14:paraId="18E8737C" wp14:textId="77777777">
      <w:pPr>
        <w:numPr>
          <w:ilvl w:val="0"/>
          <w:numId w:val="1001"/>
        </w:numPr>
        <w:pStyle w:val="Compact"/>
      </w:pPr>
      <w:r>
        <w:t xml:space="preserve">One control, one definition. Each control has one Control ID, defined in the CDI Standard or the family Standard. Lower layers implement it.</w:t>
      </w:r>
    </w:p>
    <w:p xmlns:wp14="http://schemas.microsoft.com/office/word/2010/wordml" w14:paraId="7B68DD80" wp14:textId="77777777">
      <w:pPr>
        <w:numPr>
          <w:ilvl w:val="0"/>
          <w:numId w:val="1001"/>
        </w:numPr>
        <w:pStyle w:val="Compact"/>
      </w:pPr>
      <w:r>
        <w:t xml:space="preserve">The platform enforces, people decide. Testable rules are checked automatically. Judgement stays with accountable roles.</w:t>
      </w:r>
    </w:p>
    <w:p xmlns:wp14="http://schemas.microsoft.com/office/word/2010/wordml" w14:paraId="63EB0C26" wp14:textId="77777777">
      <w:pPr>
        <w:numPr>
          <w:ilvl w:val="0"/>
          <w:numId w:val="1001"/>
        </w:numPr>
        <w:pStyle w:val="Compact"/>
      </w:pPr>
      <w:r>
        <w:t xml:space="preserve">Authoritative reference first. Reuse an existing governed object (role, record, control, gap or strategic entry). Where none exists, propose one through governance.</w:t>
      </w:r>
    </w:p>
    <w:p xmlns:wp14="http://schemas.microsoft.com/office/word/2010/wordml" w14:paraId="1A7DF39F" wp14:textId="77777777">
      <w:pPr>
        <w:numPr>
          <w:ilvl w:val="0"/>
          <w:numId w:val="1001"/>
        </w:numPr>
        <w:pStyle w:val="Compact"/>
      </w:pPr>
      <w:r>
        <w:t xml:space="preserve">Enduring text only. Controlled documents state lasting requirements. Programme status, open findings and history live in programme records.</w:t>
      </w:r>
    </w:p>
    <w:p xmlns:wp14="http://schemas.microsoft.com/office/word/2010/wordml" w14:paraId="2E5302D8" wp14:textId="77777777">
      <w:pPr>
        <w:numPr>
          <w:ilvl w:val="0"/>
          <w:numId w:val="1001"/>
        </w:numPr>
        <w:pStyle w:val="Compact"/>
      </w:pPr>
      <w:r>
        <w:t xml:space="preserve">Roles govern, individuals execute. When a person leaves, the role and the document remain valid. The organogram is updated; the documents are not.</w:t>
      </w:r>
    </w:p>
    <w:bookmarkEnd w:id="22"/>
    <w:bookmarkStart w:name="definitions" w:id="23"/>
    <w:p xmlns:wp14="http://schemas.microsoft.com/office/word/2010/wordml" w14:paraId="4E57D0EE" wp14:textId="77777777">
      <w:pPr>
        <w:pStyle w:val="Heading2"/>
        <w:keepNext/>
        <w:pageBreakBefore w:val="0"/>
      </w:pPr>
      <w:r>
        <w:t xml:space="preserve">4.0 Definitions</w:t>
      </w:r>
    </w:p>
    <w:p xmlns:wp14="http://schemas.microsoft.com/office/word/2010/wordml" w14:paraId="0FCA4B17" wp14:textId="77777777">
      <w:pPr>
        <w:pStyle w:val="FirstParagraph"/>
      </w:pPr>
      <w:r>
        <w:t xml:space="preserve">Terms defined in the CDI Standard Section 3.0 apply. In addition:</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3960"/>
        <w:gridCol w:w="3960"/>
      </w:tblGrid>
      <w:tr xmlns:wp14="http://schemas.microsoft.com/office/word/2010/wordml" w14:paraId="64A904AF" wp14:textId="77777777">
        <w:trPr>
          <w:tblHeader w:val="true"/>
          <w:cantSplit/>
          <w:tblHeader/>
        </w:trPr>
        <w:tc>
          <w:tcPr>
            <w:shd w:val="clear" w:fill="E7EAF0"/>
          </w:tcPr>
          <w:p w14:paraId="0CEB4B25" wp14:textId="77777777">
            <w:pPr>
              <w:pStyle w:val="Compact"/>
              <w:jc w:val="left"/>
            </w:pPr>
            <w:r>
              <w:rPr>
                <w:b/>
                <w:sz w:val="19"/>
              </w:rPr>
              <w:t xml:space="preserve">Term</w:t>
            </w:r>
          </w:p>
        </w:tc>
        <w:tc>
          <w:tcPr>
            <w:shd w:val="clear" w:fill="E7EAF0"/>
          </w:tcPr>
          <w:p w14:paraId="0FBE1196" wp14:textId="77777777">
            <w:pPr>
              <w:pStyle w:val="Compact"/>
              <w:jc w:val="left"/>
            </w:pPr>
            <w:r>
              <w:rPr>
                <w:b/>
                <w:sz w:val="19"/>
              </w:rPr>
              <w:t xml:space="preserve">Meaning</w:t>
            </w:r>
          </w:p>
        </w:tc>
      </w:tr>
      <w:tr xmlns:wp14="http://schemas.microsoft.com/office/word/2010/wordml" w14:paraId="3C5A2953" wp14:textId="77777777">
        <w:trPr>
          <w:cantSplit/>
        </w:trPr>
        <w:tc>
          <w:tcPr/>
          <w:p w14:paraId="15F285C1" wp14:textId="77777777">
            <w:pPr>
              <w:pStyle w:val="Compact"/>
              <w:jc w:val="left"/>
            </w:pPr>
            <w:r>
              <w:rPr>
                <w:sz w:val="19"/>
              </w:rPr>
              <w:t xml:space="preserve">Register record</w:t>
            </w:r>
          </w:p>
        </w:tc>
        <w:tc>
          <w:tcPr/>
          <w:p w14:paraId="508D2B7F" wp14:textId="77777777">
            <w:pPr>
              <w:pStyle w:val="Compact"/>
              <w:jc w:val="left"/>
            </w:pPr>
            <w:r>
              <w:rPr>
                <w:sz w:val="19"/>
              </w:rPr>
              <w:t xml:space="preserve">The Document Register entry for a controlled document. The controlled master for identity, status, version, ownership, approval and relationships</w:t>
            </w:r>
          </w:p>
        </w:tc>
      </w:tr>
      <w:tr xmlns:wp14="http://schemas.microsoft.com/office/word/2010/wordml" w14:paraId="6AA56D05" wp14:textId="77777777">
        <w:trPr>
          <w:cantSplit/>
        </w:trPr>
        <w:tc>
          <w:tcPr/>
          <w:p w14:paraId="5471D230" wp14:textId="77777777">
            <w:pPr>
              <w:pStyle w:val="Compact"/>
              <w:jc w:val="left"/>
            </w:pPr>
            <w:r>
              <w:rPr>
                <w:sz w:val="19"/>
              </w:rPr>
              <w:t xml:space="preserve">Controlled document</w:t>
            </w:r>
          </w:p>
        </w:tc>
        <w:tc>
          <w:tcPr/>
          <w:p w14:paraId="722DC59B" wp14:textId="77777777">
            <w:pPr>
              <w:pStyle w:val="Compact"/>
              <w:jc w:val="left"/>
            </w:pPr>
            <w:r>
              <w:rPr>
                <w:sz w:val="19"/>
              </w:rPr>
              <w:t xml:space="preserve">A document with a register record, a valid DRG code and complete register fields, held in the controlled repository. If it is not there, it is not controlled and must not be used</w:t>
            </w:r>
          </w:p>
        </w:tc>
      </w:tr>
      <w:tr xmlns:wp14="http://schemas.microsoft.com/office/word/2010/wordml" w14:paraId="5312AD31" wp14:textId="77777777">
        <w:trPr>
          <w:cantSplit/>
        </w:trPr>
        <w:tc>
          <w:tcPr/>
          <w:p w14:paraId="0A5E1279" wp14:textId="77777777">
            <w:pPr>
              <w:pStyle w:val="Compact"/>
              <w:jc w:val="left"/>
            </w:pPr>
            <w:r>
              <w:rPr>
                <w:sz w:val="19"/>
              </w:rPr>
              <w:t xml:space="preserve">Control record</w:t>
            </w:r>
          </w:p>
        </w:tc>
        <w:tc>
          <w:tcPr/>
          <w:p w14:paraId="29FA956D" wp14:textId="77777777">
            <w:pPr>
              <w:pStyle w:val="Compact"/>
              <w:jc w:val="left"/>
            </w:pPr>
            <w:r>
              <w:rPr>
                <w:sz w:val="19"/>
              </w:rPr>
              <w:t xml:space="preserve">The Control Register entry for one auditable control (Annex C)</w:t>
            </w:r>
          </w:p>
        </w:tc>
      </w:tr>
      <w:tr xmlns:wp14="http://schemas.microsoft.com/office/word/2010/wordml" w14:paraId="1B47D7CB" wp14:textId="77777777">
        <w:trPr>
          <w:cantSplit/>
        </w:trPr>
        <w:tc>
          <w:tcPr/>
          <w:p w14:paraId="5D21D924" wp14:textId="77777777">
            <w:pPr>
              <w:pStyle w:val="Compact"/>
              <w:jc w:val="left"/>
            </w:pPr>
            <w:r>
              <w:rPr>
                <w:sz w:val="19"/>
              </w:rPr>
              <w:t xml:space="preserve">Rendered view</w:t>
            </w:r>
          </w:p>
        </w:tc>
        <w:tc>
          <w:tcPr/>
          <w:p w14:paraId="28755E5D" wp14:textId="77777777">
            <w:pPr>
              <w:pStyle w:val="Compact"/>
              <w:jc w:val="left"/>
            </w:pPr>
            <w:r>
              <w:rPr>
                <w:sz w:val="19"/>
              </w:rPr>
              <w:t xml:space="preserve">A page, file or export generated from register and control records for reading</w:t>
            </w:r>
          </w:p>
        </w:tc>
      </w:tr>
      <w:tr xmlns:wp14="http://schemas.microsoft.com/office/word/2010/wordml" w14:paraId="6A1AAB97" wp14:textId="77777777">
        <w:trPr>
          <w:cantSplit/>
        </w:trPr>
        <w:tc>
          <w:tcPr/>
          <w:p w14:paraId="0A6597A1" wp14:textId="77777777">
            <w:pPr>
              <w:pStyle w:val="Compact"/>
              <w:jc w:val="left"/>
            </w:pPr>
            <w:r>
              <w:rPr>
                <w:sz w:val="19"/>
              </w:rPr>
              <w:t xml:space="preserve">Controlled copy</w:t>
            </w:r>
          </w:p>
        </w:tc>
        <w:tc>
          <w:tcPr/>
          <w:p w14:paraId="3A46CEC4" wp14:textId="77777777">
            <w:pPr>
              <w:pStyle w:val="Compact"/>
              <w:jc w:val="left"/>
            </w:pPr>
            <w:r>
              <w:rPr>
                <w:sz w:val="19"/>
              </w:rPr>
              <w:t xml:space="preserve">The current approved version viewed in the GRC platform or its published library</w:t>
            </w:r>
          </w:p>
        </w:tc>
      </w:tr>
      <w:tr xmlns:wp14="http://schemas.microsoft.com/office/word/2010/wordml" w14:paraId="120511B3" wp14:textId="77777777">
        <w:trPr>
          <w:cantSplit/>
        </w:trPr>
        <w:tc>
          <w:tcPr/>
          <w:p w14:paraId="0A135659" wp14:textId="77777777">
            <w:pPr>
              <w:pStyle w:val="Compact"/>
              <w:jc w:val="left"/>
            </w:pPr>
            <w:r>
              <w:rPr>
                <w:sz w:val="19"/>
              </w:rPr>
              <w:t xml:space="preserve">Uncontrolled copy</w:t>
            </w:r>
          </w:p>
        </w:tc>
        <w:tc>
          <w:tcPr/>
          <w:p w14:paraId="6C856523" wp14:textId="77777777">
            <w:pPr>
              <w:pStyle w:val="Compact"/>
              <w:jc w:val="left"/>
            </w:pPr>
            <w:r>
              <w:rPr>
                <w:sz w:val="19"/>
              </w:rPr>
              <w:t xml:space="preserve">Any export, download, print or local copy once it leaves the platform</w:t>
            </w:r>
          </w:p>
        </w:tc>
      </w:tr>
      <w:tr xmlns:wp14="http://schemas.microsoft.com/office/word/2010/wordml" w14:paraId="6EAA5511" wp14:textId="77777777">
        <w:trPr>
          <w:cantSplit/>
        </w:trPr>
        <w:tc>
          <w:tcPr/>
          <w:p w14:paraId="0E78438E" wp14:textId="77777777">
            <w:pPr>
              <w:pStyle w:val="Compact"/>
              <w:jc w:val="left"/>
            </w:pPr>
            <w:r>
              <w:rPr>
                <w:sz w:val="19"/>
              </w:rPr>
              <w:t xml:space="preserve">Superseded</w:t>
            </w:r>
          </w:p>
        </w:tc>
        <w:tc>
          <w:tcPr/>
          <w:p w14:paraId="1C5EB99B" wp14:textId="77777777">
            <w:pPr>
              <w:pStyle w:val="Compact"/>
              <w:jc w:val="left"/>
            </w:pPr>
            <w:r>
              <w:rPr>
                <w:sz w:val="19"/>
              </w:rPr>
              <w:t xml:space="preserve">Formally replaced by a newer version, archived, clearly marked, read-only and never used for current work</w:t>
            </w:r>
          </w:p>
        </w:tc>
      </w:tr>
      <w:tr xmlns:wp14="http://schemas.microsoft.com/office/word/2010/wordml" w14:paraId="5E4684D3" wp14:textId="77777777">
        <w:trPr>
          <w:cantSplit/>
        </w:trPr>
        <w:tc>
          <w:tcPr/>
          <w:p w14:paraId="46146E7B" wp14:textId="77777777">
            <w:pPr>
              <w:pStyle w:val="Compact"/>
              <w:jc w:val="left"/>
            </w:pPr>
            <w:r>
              <w:rPr>
                <w:sz w:val="19"/>
              </w:rPr>
              <w:t xml:space="preserve">First Pass Approval</w:t>
            </w:r>
          </w:p>
        </w:tc>
        <w:tc>
          <w:tcPr/>
          <w:p w14:paraId="4C503DCF" wp14:textId="77777777">
            <w:pPr>
              <w:pStyle w:val="Compact"/>
              <w:jc w:val="left"/>
            </w:pPr>
            <w:r>
              <w:rPr>
                <w:sz w:val="19"/>
              </w:rPr>
              <w:t xml:space="preserve">Substantive review and endorsement by the role accountable for the subject matter, before Final Approval</w:t>
            </w:r>
          </w:p>
        </w:tc>
      </w:tr>
      <w:tr xmlns:wp14="http://schemas.microsoft.com/office/word/2010/wordml" w14:paraId="23377CCD" wp14:textId="77777777">
        <w:trPr>
          <w:cantSplit/>
        </w:trPr>
        <w:tc>
          <w:tcPr/>
          <w:p w14:paraId="628569A7" wp14:textId="77777777">
            <w:pPr>
              <w:pStyle w:val="Compact"/>
              <w:jc w:val="left"/>
            </w:pPr>
            <w:r>
              <w:rPr>
                <w:sz w:val="19"/>
              </w:rPr>
              <w:t xml:space="preserve">Final Approval</w:t>
            </w:r>
          </w:p>
        </w:tc>
        <w:tc>
          <w:tcPr/>
          <w:p w14:paraId="7740CE9F" wp14:textId="77777777">
            <w:pPr>
              <w:pStyle w:val="Compact"/>
              <w:jc w:val="left"/>
            </w:pPr>
            <w:r>
              <w:rPr>
                <w:sz w:val="19"/>
              </w:rPr>
              <w:t xml:space="preserve">The approval that releases a document for use</w:t>
            </w:r>
          </w:p>
        </w:tc>
      </w:tr>
      <w:tr xmlns:wp14="http://schemas.microsoft.com/office/word/2010/wordml" w14:paraId="2B72C709" wp14:textId="77777777">
        <w:trPr>
          <w:cantSplit/>
        </w:trPr>
        <w:tc>
          <w:tcPr/>
          <w:p w14:paraId="6B814A1E" wp14:textId="77777777">
            <w:pPr>
              <w:pStyle w:val="Compact"/>
              <w:jc w:val="left"/>
            </w:pPr>
            <w:r>
              <w:rPr>
                <w:sz w:val="19"/>
              </w:rPr>
              <w:t xml:space="preserve">Version</w:t>
            </w:r>
          </w:p>
        </w:tc>
        <w:tc>
          <w:tcPr/>
          <w:p w14:paraId="22C28D93" wp14:textId="77777777">
            <w:pPr>
              <w:pStyle w:val="Compact"/>
              <w:jc w:val="left"/>
            </w:pPr>
            <w:r>
              <w:rPr>
                <w:sz w:val="19"/>
              </w:rPr>
              <w:t xml:space="preserve">The single identifier of an issued document, incremented on issue. Replaces the former Revision and Issue fields</w:t>
            </w:r>
          </w:p>
        </w:tc>
      </w:tr>
      <w:tr xmlns:wp14="http://schemas.microsoft.com/office/word/2010/wordml" w14:paraId="3578155C" wp14:textId="77777777">
        <w:trPr>
          <w:cantSplit/>
        </w:trPr>
        <w:tc>
          <w:tcPr/>
          <w:p w14:paraId="16D0CED5" wp14:textId="77777777">
            <w:pPr>
              <w:pStyle w:val="Compact"/>
              <w:jc w:val="left"/>
            </w:pPr>
            <w:r>
              <w:rPr>
                <w:sz w:val="19"/>
              </w:rPr>
              <w:t xml:space="preserve">Reference data</w:t>
            </w:r>
          </w:p>
        </w:tc>
        <w:tc>
          <w:tcPr/>
          <w:p w14:paraId="646F4E66" wp14:textId="77777777">
            <w:pPr>
              <w:pStyle w:val="Compact"/>
              <w:jc w:val="left"/>
            </w:pPr>
            <w:r>
              <w:rPr>
                <w:sz w:val="19"/>
              </w:rPr>
              <w:t xml:space="preserve">Controlled pick-lists and tables the platform uses (Annex B)</w:t>
            </w:r>
          </w:p>
        </w:tc>
      </w:tr>
      <w:tr xmlns:wp14="http://schemas.microsoft.com/office/word/2010/wordml" w14:paraId="491D6FC3" wp14:textId="77777777">
        <w:trPr>
          <w:cantSplit/>
        </w:trPr>
        <w:tc>
          <w:tcPr/>
          <w:p w14:paraId="3269F9FB" wp14:textId="77777777">
            <w:pPr>
              <w:pStyle w:val="Compact"/>
              <w:jc w:val="left"/>
            </w:pPr>
            <w:r>
              <w:rPr>
                <w:sz w:val="19"/>
              </w:rPr>
              <w:t xml:space="preserve">Validation check</w:t>
            </w:r>
          </w:p>
        </w:tc>
        <w:tc>
          <w:tcPr/>
          <w:p w14:paraId="49D6EFB3" wp14:textId="77777777">
            <w:pPr>
              <w:pStyle w:val="Compact"/>
              <w:jc w:val="left"/>
            </w:pPr>
            <w:r>
              <w:rPr>
                <w:sz w:val="19"/>
              </w:rPr>
              <w:t xml:space="preserve">An automated test of a CDI rule, run by the platform, with a stated enforcement point (Section 10.0)</w:t>
            </w:r>
          </w:p>
        </w:tc>
      </w:tr>
      <w:tr xmlns:wp14="http://schemas.microsoft.com/office/word/2010/wordml" w14:paraId="4EFF327A" wp14:textId="77777777">
        <w:trPr>
          <w:cantSplit/>
        </w:trPr>
        <w:tc>
          <w:tcPr/>
          <w:p w14:paraId="56DF3073" wp14:textId="77777777">
            <w:pPr>
              <w:pStyle w:val="Compact"/>
              <w:jc w:val="left"/>
            </w:pPr>
            <w:r>
              <w:rPr>
                <w:sz w:val="19"/>
              </w:rPr>
              <w:t xml:space="preserve">Stakeholder consultation</w:t>
            </w:r>
          </w:p>
        </w:tc>
        <w:tc>
          <w:tcPr/>
          <w:p w14:paraId="04EC1432" wp14:textId="77777777">
            <w:pPr>
              <w:pStyle w:val="Compact"/>
              <w:jc w:val="left"/>
            </w:pPr>
            <w:r>
              <w:rPr>
                <w:sz w:val="19"/>
              </w:rPr>
              <w:t xml:space="preserve">Recorded contribution from the roles who operate or are affected by an operational document, before First Pass Approval. It informs the decision; it is not a vote and carries no veto</w:t>
            </w:r>
          </w:p>
        </w:tc>
      </w:tr>
      <w:tr xmlns:wp14="http://schemas.microsoft.com/office/word/2010/wordml" w14:paraId="7E2E91D8" wp14:textId="77777777">
        <w:trPr>
          <w:cantSplit/>
        </w:trPr>
        <w:tc>
          <w:tcPr/>
          <w:p w14:paraId="45BC1BE9" wp14:textId="77777777">
            <w:pPr>
              <w:pStyle w:val="Compact"/>
              <w:jc w:val="left"/>
            </w:pPr>
            <w:r>
              <w:rPr>
                <w:sz w:val="19"/>
              </w:rPr>
              <w:t xml:space="preserve">Company position document</w:t>
            </w:r>
          </w:p>
        </w:tc>
        <w:tc>
          <w:tcPr/>
          <w:p w14:paraId="44F7C5CC" wp14:textId="77777777">
            <w:pPr>
              <w:pStyle w:val="Compact"/>
              <w:jc w:val="left"/>
            </w:pPr>
            <w:r>
              <w:rPr>
                <w:sz w:val="19"/>
              </w:rPr>
              <w:t xml:space="preserve">A document stating the company position on a sensitive matter (remuneration and benefits, grading, disciplinary sanctions, delegated authority, board and shareholder matters, commercially confidential terms), decided and issued by management without stakeholder consultation</w:t>
            </w:r>
          </w:p>
        </w:tc>
      </w:tr>
      <w:tr xmlns:wp14="http://schemas.microsoft.com/office/word/2010/wordml" w14:paraId="2E202083" wp14:textId="77777777">
        <w:trPr>
          <w:cantSplit/>
        </w:trPr>
        <w:tc>
          <w:tcPr/>
          <w:p w14:paraId="3D5746BE" wp14:textId="77777777">
            <w:pPr>
              <w:pStyle w:val="Compact"/>
              <w:jc w:val="left"/>
            </w:pPr>
            <w:r>
              <w:rPr>
                <w:sz w:val="19"/>
              </w:rPr>
              <w:t xml:space="preserve">Sensitisation</w:t>
            </w:r>
          </w:p>
        </w:tc>
        <w:tc>
          <w:tcPr/>
          <w:p w14:paraId="1EDAE11F" wp14:textId="77777777">
            <w:pPr>
              <w:pStyle w:val="Compact"/>
              <w:jc w:val="left"/>
            </w:pPr>
            <w:r>
              <w:rPr>
                <w:sz w:val="19"/>
              </w:rPr>
              <w:t xml:space="preserve">Recorded briefing of affected staff on a new or materially changed document, or one reissued after a nonconformity or incident, before it takes effect. It is separate from formal training and awareness</w:t>
            </w:r>
          </w:p>
        </w:tc>
      </w:tr>
      <w:tr xmlns:wp14="http://schemas.microsoft.com/office/word/2010/wordml" w14:paraId="268454FB" wp14:textId="77777777">
        <w:trPr>
          <w:cantSplit/>
        </w:trPr>
        <w:tc>
          <w:tcPr/>
          <w:p w14:paraId="2E22FC40" wp14:textId="77777777">
            <w:pPr>
              <w:pStyle w:val="Compact"/>
              <w:jc w:val="left"/>
            </w:pPr>
            <w:r>
              <w:rPr>
                <w:sz w:val="19"/>
              </w:rPr>
              <w:t xml:space="preserve">Evidence freshness</w:t>
            </w:r>
          </w:p>
        </w:tc>
        <w:tc>
          <w:tcPr/>
          <w:p w14:paraId="6C796DF5" wp14:textId="77777777">
            <w:pPr>
              <w:pStyle w:val="Compact"/>
              <w:jc w:val="left"/>
            </w:pPr>
            <w:r>
              <w:rPr>
                <w:sz w:val="19"/>
              </w:rPr>
              <w:t xml:space="preserve">The period within which evidence still shows current operation of a monitored control</w:t>
            </w:r>
          </w:p>
        </w:tc>
      </w:tr>
      <w:tr xmlns:wp14="http://schemas.microsoft.com/office/word/2010/wordml" w14:paraId="43D09B1B" wp14:textId="77777777">
        <w:trPr>
          <w:cantSplit/>
        </w:trPr>
        <w:tc>
          <w:tcPr/>
          <w:p w14:paraId="72A92E5B" wp14:textId="77777777">
            <w:pPr>
              <w:pStyle w:val="Compact"/>
              <w:jc w:val="left"/>
            </w:pPr>
            <w:r>
              <w:rPr>
                <w:sz w:val="19"/>
              </w:rPr>
              <w:t xml:space="preserve">Exception</w:t>
            </w:r>
          </w:p>
        </w:tc>
        <w:tc>
          <w:tcPr/>
          <w:p w14:paraId="1EDD9315" wp14:textId="77777777">
            <w:pPr>
              <w:pStyle w:val="Compact"/>
              <w:jc w:val="left"/>
            </w:pPr>
            <w:r>
              <w:rPr>
                <w:sz w:val="19"/>
              </w:rPr>
              <w:t xml:space="preserve">A result showing a control did not operate, or its evidence is missing, incomplete or stale</w:t>
            </w:r>
          </w:p>
        </w:tc>
      </w:tr>
      <w:tr xmlns:wp14="http://schemas.microsoft.com/office/word/2010/wordml" w14:paraId="41486920" wp14:textId="77777777">
        <w:trPr>
          <w:cantSplit/>
        </w:trPr>
        <w:tc>
          <w:tcPr/>
          <w:p w14:paraId="43E45EF8" wp14:textId="77777777">
            <w:pPr>
              <w:pStyle w:val="Compact"/>
              <w:jc w:val="left"/>
            </w:pPr>
            <w:r>
              <w:rPr>
                <w:sz w:val="19"/>
              </w:rPr>
              <w:t xml:space="preserve">Provisional object</w:t>
            </w:r>
          </w:p>
        </w:tc>
        <w:tc>
          <w:tcPr/>
          <w:p w14:paraId="3D9C510A" wp14:textId="77777777">
            <w:pPr>
              <w:pStyle w:val="Compact"/>
              <w:jc w:val="left"/>
            </w:pPr>
            <w:r>
              <w:rPr>
                <w:sz w:val="19"/>
              </w:rPr>
              <w:t xml:space="preserve">A role, record or control proposed during drafting and not yet approved by its governing authority</w:t>
            </w:r>
          </w:p>
        </w:tc>
      </w:tr>
    </w:tbl>
    <w:bookmarkEnd w:id="23"/>
    <w:bookmarkStart w:name="Xf069d5c358dbded1804afcc259bea6da54e309b" w:id="24"/>
    <w:p xmlns:wp14="http://schemas.microsoft.com/office/word/2010/wordml" w14:paraId="6A1E7D69" wp14:textId="77777777">
      <w:pPr>
        <w:pStyle w:val="Heading2"/>
        <w:keepNext/>
        <w:pageBreakBefore w:val="0"/>
      </w:pPr>
      <w:r>
        <w:t xml:space="preserve">5.0 Hierarchy and Parentage (implements CDI-001, CDI-019)</w:t>
      </w:r>
    </w:p>
    <w:p xmlns:wp14="http://schemas.microsoft.com/office/word/2010/wordml" w14:paraId="3C7122E9" wp14:textId="77777777">
      <w:pPr>
        <w:pStyle w:val="FirstParagraph"/>
      </w:pPr>
      <w:r>
        <w:t xml:space="preserve">5.1 Governing documents sit in four layers: Layer 1 Master Integrated Management System Policy; Layer 2 Domain Policy; Layer 3 Standard; Layer 4 Procedure or Specification. The Manual is a companion to Layer 1. Supporting documents sit beneath the governing document they serve. The layer decides what a document is and what it contains; it does not decide who approves it.</w:t>
      </w:r>
    </w:p>
    <w:p xmlns:wp14="http://schemas.microsoft.com/office/word/2010/wordml" w14:paraId="0EDF6690" wp14:textId="77777777">
      <w:pPr>
        <w:pStyle w:val="BodyText"/>
      </w:pPr>
      <w:r>
        <w:t xml:space="preserve">5.2 Each control family normally has one Layer 2 Policy and one Layer 4 Procedure. A Layer 3 Standard is used when an auditable specification needs its own control set. Related small families may share one Policy and Procedure. Several families may share one Primary Domain and its approval route.</w:t>
      </w:r>
    </w:p>
    <w:p xmlns:wp14="http://schemas.microsoft.com/office/word/2010/wordml" w14:paraId="28E7B4AA" wp14:textId="77777777">
      <w:pPr>
        <w:pStyle w:val="BodyText"/>
      </w:pPr>
      <w:r>
        <w:t xml:space="preserve">5.3 A topic does not become a separate domain because it has a document titled Policy, its own operational owner, a different function code, a specific service line or technology, or specialist review needs.</w:t>
      </w:r>
    </w:p>
    <w:p xmlns:wp14="http://schemas.microsoft.com/office/word/2010/wordml" w14:paraId="1982FFA5" wp14:textId="77777777">
      <w:pPr>
        <w:pStyle w:val="BodyText"/>
      </w:pPr>
      <w:r>
        <w:t xml:space="preserve">5.4 A document that is in substance an auditable specification of what must be in place is a Standard, whatever its historic title or code.</w:t>
      </w:r>
    </w:p>
    <w:p xmlns:wp14="http://schemas.microsoft.com/office/word/2010/wordml" w14:paraId="1EFC00D7" wp14:textId="77777777">
      <w:pPr>
        <w:pStyle w:val="BodyText"/>
      </w:pPr>
      <w:r>
        <w:t xml:space="preserve">5.5 Every document except the Master Policy and the Manual links to an approved parent in the layer above. Every Standard is authorised by a Domain Policy; every Domain Policy by the Master Policy; every Procedure and Specification names its parent Standard, or its parent Policy where no Standard is required.</w:t>
      </w:r>
    </w:p>
    <w:p xmlns:wp14="http://schemas.microsoft.com/office/word/2010/wordml" w14:paraId="1214B516" wp14:textId="77777777">
      <w:pPr>
        <w:pStyle w:val="BodyText"/>
      </w:pPr>
      <w:r>
        <w:t xml:space="preserve">5.6 Before drafting, the Owner answers three questions: (1) Which Policy or Standard authorises this document? (2) Which layer does it belong to? (3) Which domain does it sit in? If any has no clear answer, drafting stops and the Owner resolves it with the Compliance Executive (QMS &amp; NDPA).</w:t>
      </w:r>
    </w:p>
    <w:p xmlns:wp14="http://schemas.microsoft.com/office/word/2010/wordml" w14:paraId="3E9E63B4" wp14:textId="77777777">
      <w:pPr>
        <w:pStyle w:val="BodyText"/>
      </w:pPr>
      <w:r>
        <w:t xml:space="preserve">5.7 A document is not submitted for approval until its parent is approved. A document with no valid parent is rejected at review and does not enter the register.</w:t>
      </w:r>
    </w:p>
    <w:p xmlns:wp14="http://schemas.microsoft.com/office/word/2010/wordml" w14:paraId="10CD4C4D" wp14:textId="77777777">
      <w:pPr>
        <w:pStyle w:val="BodyText"/>
      </w:pPr>
      <w:r>
        <w:t xml:space="preserve">5.8 A combined Policy and Procedure document is split at its next revision: intent and commitments go to the family Policy, requirements and controls to the Standard, steps to the Procedure. Every step is carried intact. The split is recorded in each successor's change summary.</w:t>
      </w:r>
    </w:p>
    <w:bookmarkEnd w:id="24"/>
    <w:bookmarkStart w:name="Xc2de2bdfd636fc9a0878dfcc6dd8b09f4a1569b" w:id="25"/>
    <w:p xmlns:wp14="http://schemas.microsoft.com/office/word/2010/wordml" w14:paraId="231B9B74" wp14:textId="77777777">
      <w:pPr>
        <w:pStyle w:val="Heading2"/>
        <w:keepNext/>
        <w:pageBreakBefore w:val="0"/>
      </w:pPr>
      <w:r>
        <w:t xml:space="preserve">6.0 The Document Register, Identity and File Names (implements CDI-002, CDI-003, CDI-016, CDI-017, CDI-018)</w:t>
      </w:r>
    </w:p>
    <w:p xmlns:wp14="http://schemas.microsoft.com/office/word/2010/wordml" w14:paraId="447412D8" wp14:textId="77777777">
      <w:pPr>
        <w:pStyle w:val="FirstParagraph"/>
      </w:pPr>
      <w:r>
        <w:t xml:space="preserve">6.1 The Document Register is the authoritative index of controlled documents and the first artefact an auditor or client is shown. Every controlled document, live and superseded, has exactly one register record. A document not in the register is not controlled, whatever its content or apparent approval.</w:t>
      </w:r>
    </w:p>
    <w:p xmlns:wp14="http://schemas.microsoft.com/office/word/2010/wordml" w14:paraId="488DCB03" wp14:textId="77777777">
      <w:pPr>
        <w:pStyle w:val="BodyText"/>
      </w:pPr>
      <w:r>
        <w:t xml:space="preserve">6.2 The register record carries the fields in Annex A. Mandatory fields are enforced at creation and submission.</w:t>
      </w:r>
    </w:p>
    <w:p xmlns:wp14="http://schemas.microsoft.com/office/word/2010/wordml" w14:paraId="7EC8BB54" wp14:textId="77777777">
      <w:pPr>
        <w:pStyle w:val="BodyText"/>
      </w:pPr>
      <w:r>
        <w:t xml:space="preserve">6.3 The platform assigns each document a unique system ID and generates a display code in the form DRG-[Function]-[Type]-[Mnemonic] from Annex B, rejecting any code already in use. Year of first issue, version and sequence are held as fields, not built into the code.</w:t>
      </w:r>
    </w:p>
    <w:p xmlns:wp14="http://schemas.microsoft.com/office/word/2010/wordml" w14:paraId="63AA014E" wp14:textId="77777777">
      <w:pPr>
        <w:pStyle w:val="BodyText"/>
      </w:pPr>
      <w:r>
        <w:t xml:space="preserve">6.4 Function code. The Owner selects the function code that reflects the document's functional origin from Annex B. Where the functional origin is data protection, the code is QI and the Primary Domain is Data Protection &amp; Privacy. The function code does not decide the approval route; the domain does.</w:t>
      </w:r>
    </w:p>
    <w:p xmlns:wp14="http://schemas.microsoft.com/office/word/2010/wordml" w14:paraId="470CB28E" wp14:textId="77777777">
      <w:pPr>
        <w:pStyle w:val="BodyText"/>
      </w:pPr>
      <w:r>
        <w:t xml:space="preserve">6.5 Retired codes. The ISMS-DOC-XX-YY convention, the QMS, QA and ISM prefixes, and the retired function codes in the Annex B map are not used for new documents. A document carrying one is recoded at its next revision using the map, and the old code is kept in the Legacy Code field.</w:t>
      </w:r>
    </w:p>
    <w:p xmlns:wp14="http://schemas.microsoft.com/office/word/2010/wordml" w14:paraId="000D9368" wp14:textId="77777777">
      <w:pPr>
        <w:pStyle w:val="BodyText"/>
      </w:pPr>
      <w:r>
        <w:t xml:space="preserve">6.6 Document type, function code, domain, classification and status are selected from reference data. Parent, supersedes, subordinate documents, owner role and approvers are links, not typed names.</w:t>
      </w:r>
    </w:p>
    <w:p xmlns:wp14="http://schemas.microsoft.com/office/word/2010/wordml" w14:paraId="4478AE40" wp14:textId="77777777">
      <w:pPr>
        <w:pStyle w:val="BodyText"/>
      </w:pPr>
      <w:r>
        <w:t xml:space="preserve">6.7 Classification is at least Internal Use Only. Distribution is All Staff unless content warrants restriction.</w:t>
      </w:r>
    </w:p>
    <w:p xmlns:wp14="http://schemas.microsoft.com/office/word/2010/wordml" w14:paraId="6DE985F0" wp14:textId="77777777">
      <w:pPr>
        <w:pStyle w:val="BodyText"/>
      </w:pPr>
      <w:r w:rsidR="5241B977">
        <w:rPr/>
        <w:t xml:space="preserve">6.8 File names. Where a document is held as a file: 1. The file name is the document title exactly, in title case. No shortening or variants. </w:t>
      </w:r>
      <w:r w:rsidRPr="76B797CC" w:rsidR="5241B977">
        <w:rPr>
          <w:color w:val="auto"/>
        </w:rPr>
        <w:t>2</w:t>
      </w:r>
      <w:r w:rsidRPr="76B797CC" w:rsidR="5241B977">
        <w:rPr>
          <w:color w:val="auto"/>
        </w:rPr>
        <w:t>.</w:t>
      </w:r>
      <w:r w:rsidRPr="76B797CC" w:rsidR="5241B977">
        <w:rPr>
          <w:color w:val="auto"/>
        </w:rPr>
        <w:t xml:space="preserve"> Nothing else appears in the file name: no status, no Draft, no version, no FINAL, no v2, no initials, no dates, no bracketed numbers.</w:t>
      </w:r>
      <w:r w:rsidR="5241B977">
        <w:rPr/>
        <w:t xml:space="preserve"> Status and version are held in library metadata and the register record. The code is held in the register record and control block. 3. </w:t>
      </w:r>
      <w:r w:rsidRPr="76B797CC" w:rsidR="5241B977">
        <w:rPr>
          <w:color w:val="auto"/>
        </w:rPr>
        <w:t>Drafts are identified by the Draft status in metadata and a DRAFT watermark (Section 12.0).</w:t>
      </w:r>
      <w:r w:rsidR="5241B977">
        <w:rPr/>
        <w:t xml:space="preserve"> Where several drafts circulate, the repository version history holds them. 4. Two nonconformities are checkable without opening the file: a file in the published library whose status is not Approved or which carries a DRAFT watermark; and a file name carrying status, version or date text. 5. Legacy file names are corrected at next revision (Section 16.0). Files are not bulk renamed, because it breaks existing links. 6. Archived files are not renamed or edited.</w:t>
      </w:r>
    </w:p>
    <w:p xmlns:wp14="http://schemas.microsoft.com/office/word/2010/wordml" w14:paraId="135C769C" wp14:textId="77777777">
      <w:pPr>
        <w:pStyle w:val="BodyText"/>
      </w:pPr>
      <w:r w:rsidR="3EC29099">
        <w:rPr/>
        <w:t>6.9</w:t>
      </w:r>
      <w:r w:rsidRPr="3EC29099" w:rsidR="3EC29099">
        <w:rPr>
          <w:color w:val="FF0000"/>
        </w:rPr>
        <w:t xml:space="preserve"> The Information Security Officer maintains the Document Register. The Compliance Executive (QMS &amp; NDPA) reviews it at least quarterly.</w:t>
      </w:r>
    </w:p>
    <w:p xmlns:wp14="http://schemas.microsoft.com/office/word/2010/wordml" w14:paraId="2018651D" wp14:textId="77777777">
      <w:pPr>
        <w:pStyle w:val="BodyText"/>
      </w:pPr>
      <w:r>
        <w:t xml:space="preserve">6.10 External documents Dragnet relies on (standards, regulations, client specifications, supplier documentation) are registered with their source, version and owning role, kept current, and referenced from the controls that depend on them. They keep their own identifiers and are not recoded. The Owner is the Dragnet role that relies on the document.</w:t>
      </w:r>
    </w:p>
    <w:bookmarkEnd w:id="25"/>
    <w:bookmarkStart w:name="X4e8abd508b6e227affc5a602daa563a24162618" w:id="26"/>
    <w:p xmlns:wp14="http://schemas.microsoft.com/office/word/2010/wordml" w14:paraId="199E2F14" wp14:textId="77777777">
      <w:pPr>
        <w:pStyle w:val="Heading2"/>
        <w:keepNext/>
        <w:pageBreakBefore w:val="0"/>
      </w:pPr>
      <w:r>
        <w:t xml:space="preserve">7.0 Authoring (implements CDI-003, CDI-006, CDI-019, CDI-020)</w:t>
      </w:r>
    </w:p>
    <w:p xmlns:wp14="http://schemas.microsoft.com/office/word/2010/wordml" w14:paraId="2058CE34" wp14:textId="77777777">
      <w:pPr>
        <w:pStyle w:val="FirstParagraph"/>
      </w:pPr>
      <w:r>
        <w:t xml:space="preserve">7.1 Before drafting, the Owner searches the Document Register and the Control Register for existing documents and controls on the subject. Where overlap exists, the existing document is revised rather than a new one created.</w:t>
      </w:r>
    </w:p>
    <w:p xmlns:wp14="http://schemas.microsoft.com/office/word/2010/wordml" w14:paraId="08541658" wp14:textId="77777777">
      <w:pPr>
        <w:pStyle w:val="BodyText"/>
      </w:pPr>
      <w:r>
        <w:t xml:space="preserve">7.2 The Owner chooses the document type from the CDI Standard Section 4.0 before writing.</w:t>
      </w:r>
    </w:p>
    <w:p xmlns:wp14="http://schemas.microsoft.com/office/word/2010/wordml" w14:paraId="1C038274" wp14:textId="77777777">
      <w:pPr>
        <w:pStyle w:val="BodyText"/>
      </w:pPr>
      <w:r>
        <w:t xml:space="preserve">7.3 Every document follows this structure. A section is omitted only where it is genuinely not applicable.</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2640"/>
        <w:gridCol w:w="2640"/>
        <w:gridCol w:w="2640"/>
      </w:tblGrid>
      <w:tr xmlns:wp14="http://schemas.microsoft.com/office/word/2010/wordml" w14:paraId="67191F42" wp14:textId="77777777">
        <w:trPr>
          <w:tblHeader w:val="true"/>
          <w:cantSplit/>
          <w:tblHeader/>
        </w:trPr>
        <w:tc>
          <w:tcPr>
            <w:shd w:val="clear" w:fill="E7EAF0"/>
          </w:tcPr>
          <w:p w14:paraId="6604EB22" wp14:textId="77777777">
            <w:pPr>
              <w:pStyle w:val="Compact"/>
              <w:jc w:val="left"/>
            </w:pPr>
            <w:r>
              <w:rPr>
                <w:b/>
                <w:sz w:val="19"/>
              </w:rPr>
              <w:t xml:space="preserve">Section</w:t>
            </w:r>
          </w:p>
        </w:tc>
        <w:tc>
          <w:tcPr>
            <w:shd w:val="clear" w:fill="E7EAF0"/>
          </w:tcPr>
          <w:p w14:paraId="291E35A2" wp14:textId="77777777">
            <w:pPr>
              <w:pStyle w:val="Compact"/>
              <w:jc w:val="left"/>
            </w:pPr>
            <w:r>
              <w:rPr>
                <w:b/>
                <w:sz w:val="19"/>
              </w:rPr>
              <w:t xml:space="preserve">Content</w:t>
            </w:r>
          </w:p>
        </w:tc>
        <w:tc>
          <w:tcPr>
            <w:shd w:val="clear" w:fill="E7EAF0"/>
          </w:tcPr>
          <w:p w14:paraId="232871E4" wp14:textId="77777777">
            <w:pPr>
              <w:pStyle w:val="Compact"/>
              <w:jc w:val="left"/>
            </w:pPr>
            <w:r>
              <w:rPr>
                <w:b/>
                <w:sz w:val="19"/>
              </w:rPr>
              <w:t xml:space="preserve">Required</w:t>
            </w:r>
          </w:p>
        </w:tc>
      </w:tr>
      <w:tr xmlns:wp14="http://schemas.microsoft.com/office/word/2010/wordml" w14:paraId="62031BF7" wp14:textId="77777777">
        <w:trPr>
          <w:cantSplit/>
        </w:trPr>
        <w:tc>
          <w:tcPr/>
          <w:p w14:paraId="15E3FF87" wp14:textId="77777777">
            <w:pPr>
              <w:pStyle w:val="Compact"/>
              <w:jc w:val="left"/>
            </w:pPr>
            <w:r>
              <w:rPr>
                <w:sz w:val="19"/>
              </w:rPr>
              <w:t xml:space="preserve">1.0 Purpose</w:t>
            </w:r>
          </w:p>
        </w:tc>
        <w:tc>
          <w:tcPr/>
          <w:p w14:paraId="4835F0BA" wp14:textId="77777777">
            <w:pPr>
              <w:pStyle w:val="Compact"/>
              <w:jc w:val="left"/>
            </w:pPr>
            <w:r>
              <w:rPr>
                <w:sz w:val="19"/>
              </w:rPr>
              <w:t xml:space="preserve">Why the document exists. For a Policy, the risk or business reason</w:t>
            </w:r>
          </w:p>
        </w:tc>
        <w:tc>
          <w:tcPr/>
          <w:p w14:paraId="75B33FEB" wp14:textId="77777777">
            <w:pPr>
              <w:pStyle w:val="Compact"/>
              <w:jc w:val="left"/>
            </w:pPr>
            <w:r>
              <w:rPr>
                <w:sz w:val="19"/>
              </w:rPr>
              <w:t xml:space="preserve">Always</w:t>
            </w:r>
          </w:p>
        </w:tc>
      </w:tr>
      <w:tr xmlns:wp14="http://schemas.microsoft.com/office/word/2010/wordml" w14:paraId="1D1A551D" wp14:textId="77777777">
        <w:trPr>
          <w:cantSplit/>
        </w:trPr>
        <w:tc>
          <w:tcPr/>
          <w:p w14:paraId="1DEBEC53" wp14:textId="77777777">
            <w:pPr>
              <w:pStyle w:val="Compact"/>
              <w:jc w:val="left"/>
            </w:pPr>
            <w:r>
              <w:rPr>
                <w:sz w:val="19"/>
              </w:rPr>
              <w:t xml:space="preserve">2.0 Scope</w:t>
            </w:r>
          </w:p>
        </w:tc>
        <w:tc>
          <w:tcPr/>
          <w:p w14:paraId="0C4CE2D6" wp14:textId="77777777">
            <w:pPr>
              <w:pStyle w:val="Compact"/>
              <w:jc w:val="left"/>
            </w:pPr>
            <w:r>
              <w:rPr>
                <w:sz w:val="19"/>
              </w:rPr>
              <w:t xml:space="preserve">Who and what it applies to, and exclusions</w:t>
            </w:r>
          </w:p>
        </w:tc>
        <w:tc>
          <w:tcPr/>
          <w:p w14:paraId="1526E25C" wp14:textId="77777777">
            <w:pPr>
              <w:pStyle w:val="Compact"/>
              <w:jc w:val="left"/>
            </w:pPr>
            <w:r>
              <w:rPr>
                <w:sz w:val="19"/>
              </w:rPr>
              <w:t xml:space="preserve">Always</w:t>
            </w:r>
          </w:p>
        </w:tc>
      </w:tr>
      <w:tr xmlns:wp14="http://schemas.microsoft.com/office/word/2010/wordml" w14:paraId="06FA39EE" wp14:textId="77777777">
        <w:trPr>
          <w:cantSplit/>
        </w:trPr>
        <w:tc>
          <w:tcPr/>
          <w:p w14:paraId="1860A71C" wp14:textId="77777777">
            <w:pPr>
              <w:pStyle w:val="Compact"/>
              <w:jc w:val="left"/>
            </w:pPr>
            <w:r>
              <w:rPr>
                <w:sz w:val="19"/>
              </w:rPr>
              <w:t xml:space="preserve">3.0 Definitions</w:t>
            </w:r>
          </w:p>
        </w:tc>
        <w:tc>
          <w:tcPr/>
          <w:p w14:paraId="5A3D5A7D" wp14:textId="77777777">
            <w:pPr>
              <w:pStyle w:val="Compact"/>
              <w:jc w:val="left"/>
            </w:pPr>
            <w:r>
              <w:rPr>
                <w:sz w:val="19"/>
              </w:rPr>
              <w:t xml:space="preserve">Abbreviations and technical terms</w:t>
            </w:r>
          </w:p>
        </w:tc>
        <w:tc>
          <w:tcPr/>
          <w:p w14:paraId="054361D7" wp14:textId="77777777">
            <w:pPr>
              <w:pStyle w:val="Compact"/>
              <w:jc w:val="left"/>
            </w:pPr>
            <w:r>
              <w:rPr>
                <w:sz w:val="19"/>
              </w:rPr>
              <w:t xml:space="preserve">If applicable</w:t>
            </w:r>
          </w:p>
        </w:tc>
      </w:tr>
      <w:tr xmlns:wp14="http://schemas.microsoft.com/office/word/2010/wordml" w14:paraId="4AAA9104" wp14:textId="77777777">
        <w:trPr>
          <w:cantSplit/>
        </w:trPr>
        <w:tc>
          <w:tcPr/>
          <w:p w14:paraId="41782A5D" wp14:textId="77777777">
            <w:pPr>
              <w:pStyle w:val="Compact"/>
              <w:jc w:val="left"/>
            </w:pPr>
            <w:r>
              <w:rPr>
                <w:sz w:val="19"/>
              </w:rPr>
              <w:t xml:space="preserve">4.0 Main content</w:t>
            </w:r>
          </w:p>
        </w:tc>
        <w:tc>
          <w:tcPr/>
          <w:p w14:paraId="79565A23" wp14:textId="77777777">
            <w:pPr>
              <w:pStyle w:val="Compact"/>
              <w:jc w:val="left"/>
            </w:pPr>
            <w:r>
              <w:rPr>
                <w:sz w:val="19"/>
              </w:rPr>
              <w:t xml:space="preserve">Commitments for Policies; requirements for Standards; steps for Procedures and Specifications; recommendations for Guidelines</w:t>
            </w:r>
          </w:p>
        </w:tc>
        <w:tc>
          <w:tcPr/>
          <w:p w14:paraId="6B77AC00" wp14:textId="77777777">
            <w:pPr>
              <w:pStyle w:val="Compact"/>
              <w:jc w:val="left"/>
            </w:pPr>
            <w:r>
              <w:rPr>
                <w:sz w:val="19"/>
              </w:rPr>
              <w:t xml:space="preserve">Always</w:t>
            </w:r>
          </w:p>
        </w:tc>
      </w:tr>
      <w:tr xmlns:wp14="http://schemas.microsoft.com/office/word/2010/wordml" w14:paraId="2461C844" wp14:textId="77777777">
        <w:trPr>
          <w:cantSplit/>
        </w:trPr>
        <w:tc>
          <w:tcPr/>
          <w:p w14:paraId="59E007E8" wp14:textId="77777777">
            <w:pPr>
              <w:pStyle w:val="Compact"/>
              <w:jc w:val="left"/>
            </w:pPr>
            <w:r>
              <w:rPr>
                <w:sz w:val="19"/>
              </w:rPr>
              <w:t xml:space="preserve">5.0 Roles and Responsibilities</w:t>
            </w:r>
          </w:p>
        </w:tc>
        <w:tc>
          <w:tcPr/>
          <w:p w14:paraId="1DBD9CF6" wp14:textId="77777777">
            <w:pPr>
              <w:pStyle w:val="Compact"/>
              <w:jc w:val="left"/>
            </w:pPr>
            <w:r>
              <w:rPr>
                <w:sz w:val="19"/>
              </w:rPr>
              <w:t xml:space="preserve">Who does what, by role</w:t>
            </w:r>
          </w:p>
        </w:tc>
        <w:tc>
          <w:tcPr/>
          <w:p w14:paraId="4172A2C7" wp14:textId="77777777">
            <w:pPr>
              <w:pStyle w:val="Compact"/>
              <w:jc w:val="left"/>
            </w:pPr>
            <w:r>
              <w:rPr>
                <w:sz w:val="19"/>
              </w:rPr>
              <w:t xml:space="preserve">Always</w:t>
            </w:r>
          </w:p>
        </w:tc>
      </w:tr>
      <w:tr xmlns:wp14="http://schemas.microsoft.com/office/word/2010/wordml" w14:paraId="65C7EC8B" wp14:textId="77777777">
        <w:trPr>
          <w:cantSplit/>
        </w:trPr>
        <w:tc>
          <w:tcPr/>
          <w:p w14:paraId="2F89B12B" wp14:textId="77777777">
            <w:pPr>
              <w:pStyle w:val="Compact"/>
              <w:jc w:val="left"/>
            </w:pPr>
            <w:r>
              <w:rPr>
                <w:sz w:val="19"/>
              </w:rPr>
              <w:t xml:space="preserve">6.0 Related Documents</w:t>
            </w:r>
          </w:p>
        </w:tc>
        <w:tc>
          <w:tcPr/>
          <w:p w14:paraId="0B778B09" wp14:textId="77777777">
            <w:pPr>
              <w:pStyle w:val="Compact"/>
              <w:jc w:val="left"/>
            </w:pPr>
            <w:r>
              <w:rPr>
                <w:sz w:val="19"/>
              </w:rPr>
              <w:t xml:space="preserve">Parent, children, forms, directly implemented external standards</w:t>
            </w:r>
          </w:p>
        </w:tc>
        <w:tc>
          <w:tcPr/>
          <w:p w14:paraId="197EB65C" wp14:textId="77777777">
            <w:pPr>
              <w:pStyle w:val="Compact"/>
              <w:jc w:val="left"/>
            </w:pPr>
            <w:r>
              <w:rPr>
                <w:sz w:val="19"/>
              </w:rPr>
              <w:t xml:space="preserve">If applicable</w:t>
            </w:r>
          </w:p>
        </w:tc>
      </w:tr>
      <w:tr xmlns:wp14="http://schemas.microsoft.com/office/word/2010/wordml" w14:paraId="58BC2451" wp14:textId="77777777">
        <w:trPr>
          <w:cantSplit/>
        </w:trPr>
        <w:tc>
          <w:tcPr/>
          <w:p w14:paraId="192191CF" wp14:textId="77777777">
            <w:pPr>
              <w:pStyle w:val="Compact"/>
              <w:jc w:val="left"/>
            </w:pPr>
            <w:r>
              <w:rPr>
                <w:sz w:val="19"/>
              </w:rPr>
              <w:t xml:space="preserve">7.0 Appendices</w:t>
            </w:r>
          </w:p>
        </w:tc>
        <w:tc>
          <w:tcPr/>
          <w:p w14:paraId="079C1DD2" wp14:textId="77777777">
            <w:pPr>
              <w:pStyle w:val="Compact"/>
              <w:jc w:val="left"/>
            </w:pPr>
            <w:r>
              <w:rPr>
                <w:sz w:val="19"/>
              </w:rPr>
              <w:t xml:space="preserve">Flowcharts, templates, reference material</w:t>
            </w:r>
          </w:p>
        </w:tc>
        <w:tc>
          <w:tcPr/>
          <w:p w14:paraId="59D8DB92" wp14:textId="77777777">
            <w:pPr>
              <w:pStyle w:val="Compact"/>
              <w:jc w:val="left"/>
            </w:pPr>
            <w:r>
              <w:rPr>
                <w:sz w:val="19"/>
              </w:rPr>
              <w:t xml:space="preserve">If applicable</w:t>
            </w:r>
          </w:p>
        </w:tc>
      </w:tr>
    </w:tbl>
    <w:p xmlns:wp14="http://schemas.microsoft.com/office/word/2010/wordml" w14:paraId="10F2B2F3" wp14:textId="77777777">
      <w:pPr>
        <w:pStyle w:val="BodyText"/>
      </w:pPr>
      <w:r>
        <w:t xml:space="preserve">7.4 A document longer than five pages includes a table of contents.</w:t>
      </w:r>
    </w:p>
    <w:p xmlns:wp14="http://schemas.microsoft.com/office/word/2010/wordml" w14:paraId="122BA490" wp14:textId="77777777">
      <w:pPr>
        <w:pStyle w:val="BodyText"/>
      </w:pPr>
      <w:r>
        <w:t xml:space="preserve">7.5 Language: 1. SHALL or MUST means mandatory; SHOULD means recommended; MAY means optional. Do not use should where shall is meant. 2. Plain, direct language. Every abbreviation is spelled out at first use. 3. Active voice, naming the role. 4. Short sentences, one idea per sentence. 5. Steps are numbered actions, each naming the responsible role; a handoff names both roles. 6. Headings structure content; numbered steps for sequences; bullets for lists; no large blocks of unbroken text. 7. Do not repeat content across sections or paste regulatory text without simplifying it.</w:t>
      </w:r>
    </w:p>
    <w:p xmlns:wp14="http://schemas.microsoft.com/office/word/2010/wordml" w14:paraId="455AC3DE" wp14:textId="77777777">
      <w:pPr>
        <w:pStyle w:val="BodyText"/>
      </w:pPr>
      <w:r>
        <w:t xml:space="preserve">7.6 Content by layer follows the CDI Standard 5.1. The defining document states each control with its criterion, risk statement (what could happen, why, consequence), evidence, unscheduled review triggers and responsible roles. A Layer 4 document implements the defining Control IDs through ordered steps.</w:t>
      </w:r>
    </w:p>
    <w:p xmlns:wp14="http://schemas.microsoft.com/office/word/2010/wordml" w14:paraId="7E43A6E6" wp14:textId="77777777">
      <w:pPr>
        <w:pStyle w:val="BodyText"/>
      </w:pPr>
      <w:r>
        <w:t xml:space="preserve">7.7 A Policy names no tools and contains no steps. Tool-specific requirements go to the Standard; steps go to the Procedure.</w:t>
      </w:r>
    </w:p>
    <w:p xmlns:wp14="http://schemas.microsoft.com/office/word/2010/wordml" w14:paraId="5D7F3F1B" wp14:textId="77777777">
      <w:pPr>
        <w:pStyle w:val="BodyText"/>
      </w:pPr>
      <w:r>
        <w:t xml:space="preserve">7.8 Roles are named by controlled organisational title, matching the Role Register. Individuals are not named in control text.</w:t>
      </w:r>
    </w:p>
    <w:p xmlns:wp14="http://schemas.microsoft.com/office/word/2010/wordml" w14:paraId="452DD4E5" wp14:textId="77777777">
      <w:pPr>
        <w:pStyle w:val="BodyText"/>
      </w:pPr>
      <w:r>
        <w:t xml:space="preserve">7.9 A document references the external standards it directly implements ("This procedure implements ISO/IEC 27001:2022 Clause 9.2"), its parent, its subordinate documents and required forms, and adjacent processes only where there is a direct handoff. It does not restate approval authority, review cadence or coding rules from this Procedure.</w:t>
      </w:r>
    </w:p>
    <w:p xmlns:wp14="http://schemas.microsoft.com/office/word/2010/wordml" w14:paraId="047E055D" wp14:textId="77777777">
      <w:pPr>
        <w:pStyle w:val="BodyText"/>
      </w:pPr>
      <w:r>
        <w:t xml:space="preserve">7.10 Controlled documents state enduring requirements only. Programme status, readiness blockers, open findings, reconstruction history, predecessor citations, decision narratives and pending lists belong in programme or traceability records.</w:t>
      </w:r>
    </w:p>
    <w:p xmlns:wp14="http://schemas.microsoft.com/office/word/2010/wordml" w14:paraId="53FE9095" wp14:textId="77777777">
      <w:pPr>
        <w:pStyle w:val="BodyText"/>
      </w:pPr>
      <w:r>
        <w:t xml:space="preserve">7.11 Forms, checklists and templates. The Owner builds each tool to CDI-020: title; document identity and version or date in the footer; purpose statement; guide to use; user fields (name, role, department, date); signature and date fields where approval, verification or confirmation is needed; notes section; submission instructions and next steps; client name, job summary and job reference on client-specific tools; approved brand layout. Approval tables and distribution lists are not added to forms and checklists.</w:t>
      </w:r>
    </w:p>
    <w:p xmlns:wp14="http://schemas.microsoft.com/office/word/2010/wordml" w14:paraId="799AA2FC" wp14:textId="77777777">
      <w:pPr>
        <w:pStyle w:val="BodyText"/>
      </w:pPr>
      <w:r>
        <w:t xml:space="preserve">7.12 Draft submission: 1. The author leaves out of the draft the control block, header, footer, revision history, approval record and review-cycle information. The register record supplies them and the Compliance Executive (QMS &amp; NDPA) adds them on standardisation. 2. The author completes the draft self-check in Annex D. 3. The author submits the draft as an editable Word document (.docx) to the Compliance Executive (QMS &amp; NDPA).</w:t>
      </w:r>
    </w:p>
    <w:bookmarkEnd w:id="26"/>
    <w:bookmarkStart w:name="X456776217d872c96d11bc399bcd00173e6d935b" w:id="27"/>
    <w:p xmlns:wp14="http://schemas.microsoft.com/office/word/2010/wordml" w14:paraId="684FCE37" wp14:textId="77777777">
      <w:pPr>
        <w:pStyle w:val="Heading2"/>
        <w:keepNext/>
        <w:pageBreakBefore w:val="0"/>
      </w:pPr>
      <w:r>
        <w:t xml:space="preserve">8.0 Defining Controls (implements CDI-004, CDI-005)</w:t>
      </w:r>
    </w:p>
    <w:p xmlns:wp14="http://schemas.microsoft.com/office/word/2010/wordml" w14:paraId="2A5B94BB" wp14:textId="77777777">
      <w:pPr>
        <w:pStyle w:val="FirstParagraph"/>
      </w:pPr>
      <w:r>
        <w:t xml:space="preserve">8.1 Each auditable control is represented in the Orchestration Extraction sheet during the programme and in the Control Register at platform loading. The row states its requirement, risk statement, roles, trigger, evidence Record ID, failure route, exception route and, for every QMS or ISMS scoped control, the Standard mapping (ISO 9001 clause and/or ISO/IEC 27001:2022 Annex A control, and the NDPA section where the control addresses an NDPA duty). Annex C is the full platform record schema.</w:t>
      </w:r>
    </w:p>
    <w:p xmlns:wp14="http://schemas.microsoft.com/office/word/2010/wordml" w14:paraId="2AFC9637" wp14:textId="77777777">
      <w:pPr>
        <w:pStyle w:val="BodyText"/>
      </w:pPr>
      <w:r>
        <w:t xml:space="preserve">8.2 One control is one discrete, testable statement. Vague qualifiers (appropriate, periodic, regular, where necessary, as required, promptly) are replaced by a stated trigger, frequency, threshold or time limit.</w:t>
      </w:r>
    </w:p>
    <w:p xmlns:wp14="http://schemas.microsoft.com/office/word/2010/wordml" w14:paraId="6BA01056" wp14:textId="77777777">
      <w:pPr>
        <w:pStyle w:val="BodyText"/>
      </w:pPr>
      <w:r>
        <w:t xml:space="preserve">8.3 A Layer 4 document implementing a control references the same Control ID. It may add steps, handoffs, system instructions and checks, but does not change the canonical requirement, role, evidence or trigger.</w:t>
      </w:r>
    </w:p>
    <w:p xmlns:wp14="http://schemas.microsoft.com/office/word/2010/wordml" w14:paraId="1F13CA80" wp14:textId="77777777">
      <w:pPr>
        <w:pStyle w:val="BodyText"/>
      </w:pPr>
      <w:r>
        <w:t xml:space="preserve">8.4 Where implementation shows a canonical element must change, the defining document is revised first or at the same time.</w:t>
      </w:r>
    </w:p>
    <w:p xmlns:wp14="http://schemas.microsoft.com/office/word/2010/wordml" w14:paraId="1A9D53A9" wp14:textId="77777777">
      <w:pPr>
        <w:pStyle w:val="BodyText"/>
      </w:pPr>
      <w:r>
        <w:t xml:space="preserve">8.5 Where a control derives from law, regulation, contract, a standard or another approved control, its authority link names that source by its register identifier.</w:t>
      </w:r>
    </w:p>
    <w:p xmlns:wp14="http://schemas.microsoft.com/office/word/2010/wordml" w14:paraId="2C80C529" wp14:textId="77777777">
      <w:pPr>
        <w:pStyle w:val="BodyText"/>
      </w:pPr>
      <w:r>
        <w:t xml:space="preserve">8.6 Where an application, workflow, script, integration or agent executes a control or step, the author declares in the document: what evidence the automation produces (log, report, status change, audit trail, API output); which application produces it; how it is labelled at source; and where it is retrieved as a record. A process that runs but cannot be evidenced is not controlled.</w:t>
      </w:r>
    </w:p>
    <w:p xmlns:wp14="http://schemas.microsoft.com/office/word/2010/wordml" w14:paraId="1C4239CF" wp14:textId="77777777">
      <w:pPr>
        <w:pStyle w:val="BodyText"/>
      </w:pPr>
      <w:r>
        <w:t xml:space="preserve">8.7 Where the platform itself proves a state (a blocked action, a recorded transaction, a routed exception), that system evidence is used. A manual record is required only where judgement or authority is exercised.</w:t>
      </w:r>
    </w:p>
    <w:p xmlns:wp14="http://schemas.microsoft.com/office/word/2010/wordml" w14:paraId="336C1535" wp14:textId="77777777">
      <w:pPr>
        <w:pStyle w:val="BodyText"/>
      </w:pPr>
      <w:r>
        <w:t xml:space="preserve">8.8 GRC extraction takes each control from its defining document and maps lower-layer steps to that Control ID. A restatement does not create a second control. Where a control element is unclear, extraction flags the control as incomplete and does not infer the missing value.</w:t>
      </w:r>
    </w:p>
    <w:p xmlns:wp14="http://schemas.microsoft.com/office/word/2010/wordml" w14:paraId="29B5FE62" wp14:textId="77777777">
      <w:pPr>
        <w:pStyle w:val="BodyText"/>
      </w:pPr>
      <w:r>
        <w:t xml:space="preserve">8.9 Risk is identified when controls are designed. Where an incident, nonconformity, audit finding, vulnerability finding, threat intelligence or significant change exposes a risk no control treats, the result is a new or revised control made through this Procedure, or a formal acceptance under the Risk &amp; Opportunity family. External risks and opportunities are recorded in REC-0479 Strategic Risk Register. No other risk artefact is created.</w:t>
      </w:r>
    </w:p>
    <w:bookmarkEnd w:id="27"/>
    <w:bookmarkStart w:name="X203b501e014e4054396e00c5f98ffd2a018e566" w:id="28"/>
    <w:p xmlns:wp14="http://schemas.microsoft.com/office/word/2010/wordml" w14:paraId="150441E0" wp14:textId="77777777">
      <w:pPr>
        <w:pStyle w:val="Heading2"/>
        <w:keepNext/>
        <w:pageBreakBefore w:val="0"/>
      </w:pPr>
      <w:r>
        <w:t xml:space="preserve">9.0 Evidence and Records (implements CDI-005, CDI-007, IRG-013 to IRG-018, IRG-023)</w:t>
      </w:r>
    </w:p>
    <w:p xmlns:wp14="http://schemas.microsoft.com/office/word/2010/wordml" w14:paraId="52E9BBE5" wp14:textId="77777777">
      <w:pPr>
        <w:pStyle w:val="FirstParagraph"/>
      </w:pPr>
      <w:r>
        <w:t xml:space="preserve">9.1 Naming evidence. For each control the Control Owner: 1. Searches REC-0632 Enterprise Records Catalogue for an existing Record Name that fits. 2. Confirms the evidence can actually be created: names the system, form, template or act that produces it. If it cannot be produced, the Control Owner redesigns the control or its evidence. Evidence that cannot be demonstrated is not named. 3. Where a Record Name exists, cites its Record Name and Record ID in the control. 4. Where none exists, gives the evidence a clear proposed Record Name, maps it to an existing Record Type, and does not create a new Type because a department, system, client, channel, format or location differs. 5. Raises a Record admission request to the Compliance Executive (QMS &amp; NDPA) stating proposed name, source control or process, production mode, store or source system, retrieval route, proposed Type and proposed Custodian Role. 6. Where no Type fits, raises REC-0628 Record Type Extension Request with the admission request.</w:t>
      </w:r>
    </w:p>
    <w:p xmlns:wp14="http://schemas.microsoft.com/office/word/2010/wordml" w14:paraId="30399BD9" wp14:textId="77777777">
      <w:pPr>
        <w:pStyle w:val="BodyText"/>
      </w:pPr>
      <w:r>
        <w:t xml:space="preserve">9.2 Deciding admission. The Compliance Executive (QMS &amp; NDPA): 1. Logs the request with its request reference on receipt. 2. Decomposes broad datasets into actual evidence objects. 3. Within 10 working days of receipt, admits the Record Name with a Record ID, maps it to an existing Record Name, or rejects it with reason, and records the decision in REC-0629. 4. Updates REC-0632, and REC-0631 where a Type changed. 5. Escalates any request not decided within 10 working days to the Chief Compliance Officer.</w:t>
      </w:r>
    </w:p>
    <w:p xmlns:wp14="http://schemas.microsoft.com/office/word/2010/wordml" w14:paraId="01010BAB" wp14:textId="77777777">
      <w:pPr>
        <w:pStyle w:val="BodyText"/>
      </w:pPr>
      <w:r>
        <w:t xml:space="preserve">9.3 Drafting may continue with a logged admission request. A document may be approved while its only open V09 item is a logged admission request within its decision time. Once the time passes, V09 blocks approval.</w:t>
      </w:r>
    </w:p>
    <w:p xmlns:wp14="http://schemas.microsoft.com/office/word/2010/wordml" w14:paraId="67EA58A7" wp14:textId="77777777">
      <w:pPr>
        <w:pStyle w:val="BodyText"/>
      </w:pPr>
      <w:r>
        <w:t xml:space="preserve">9.4 Production mode and store. The Control Owner assigns one production mode (CDI Standard 8.0) and the store it requires: 1. System-generated: the record stays in the generating system. The Catalogue records the system, record or log name and retrieval route. 2. Form-completed: the record is held where the form is completed. Where the completed form is a file, it is held in the controlled SharePoint library named for it. 3. Document or file: the record is held in the controlled SharePoint library named for it, unless a specialist system (HR, finance, contract) is its store. 4. Evidence at source (for example Azure DevOps boards and work items, Azure configuration, tool configuration, logs, workflow states): the evidence stays at source and is not copied into SharePoint. The Catalogue records the source system, owning role and retrieval route. 5. No record is stored on a personal drive, in an inbox, in a chat thread or in an uncontrolled folder. 6. Where an auditor needs a point-in-time copy of evidence at source, the Custodian Role exports it, labels it uncontrolled with the date of export, and does not treat it as the master.</w:t>
      </w:r>
    </w:p>
    <w:p xmlns:wp14="http://schemas.microsoft.com/office/word/2010/wordml" w14:paraId="1B61073B" wp14:textId="77777777">
      <w:pPr>
        <w:pStyle w:val="BodyText"/>
      </w:pPr>
      <w:r>
        <w:t xml:space="preserve">9.5 Findability. For every Record Name the Control Owner supplies, and the Compliance Executive (QMS &amp; NDPA) records in the Catalogue: Control ID(s), store or source path, retrieval route (path, query, report, view or request), Custodian Role, aliases and search terms, Information Classification and Personal Data Status. A reviewer or auditor finds a record by searching the Catalogue by Control ID, Record Name or alias, then following the retrieval route.</w:t>
      </w:r>
    </w:p>
    <w:p xmlns:wp14="http://schemas.microsoft.com/office/word/2010/wordml" w14:paraId="7F462E65" wp14:textId="77777777">
      <w:pPr>
        <w:pStyle w:val="BodyText"/>
      </w:pPr>
      <w:r>
        <w:t xml:space="preserve">9.6 Retention clock. For each Record Name: 1. The Compliance Executive (QMS &amp; NDPA), with the specialist authority, records the retention rule, authority, trigger event (such as creation, closure, completion, exit, contract end, campaign end, supersession) and trigger date source in the Catalogue. 2. The Custodian Role tracks the count from the trigger date in the source system or register named as the trigger date source. 3. Where the trigger event cannot be dated, the Custodian Role uses the latest date evidenced on the record and records that basis. Where no date can be evidenced, disposition is held and the gap raised in REC-0630. 4. Where no approved rule exists, the Catalogue status is "Unapproved, disposition held" and nothing is disposed of. 5. The Compliance Executive (QMS &amp; NDPA) reviews retention clocks annually under IRG-012.</w:t>
      </w:r>
    </w:p>
    <w:p xmlns:wp14="http://schemas.microsoft.com/office/word/2010/wordml" w14:paraId="49BBA4A1" wp14:textId="77777777">
      <w:pPr>
        <w:pStyle w:val="BodyText"/>
      </w:pPr>
      <w:r>
        <w:t xml:space="preserve">9.7 End of life. When retention ends: 1. The Custodian Role checks for any legal, investigation, audit, contractual or regulatory hold. A hold stops the process. 2. The Custodian Role chooses an end-of-life option: delete or destroy, anonymise, archive, transfer, or retain with a recorded reason. 3. For digital records, retention with a recorded reason is allowed; the Custodian Role sets a review date no later than 12 months ahead, and checks with the Data Protection &amp; Privacy owner before retaining personal data. 4. For physical records, the Custodian Role follows 20.4. 5. The Custodian Role records the disposition decision in the Records Disposition and Destruction Log: Record ID, records covered, option taken, reason, date, deciding role and person, and certificate or confirmation reference where destruction occurred.</w:t>
      </w:r>
    </w:p>
    <w:p xmlns:wp14="http://schemas.microsoft.com/office/word/2010/wordml" w14:paraId="3D29EFF1" wp14:textId="77777777">
      <w:pPr>
        <w:pStyle w:val="BodyText"/>
      </w:pPr>
      <w:r>
        <w:t xml:space="preserve">9.8 Operational metadata for records (custodian, store, retrieval, retention, trigger, authority, disposition) is held on the Record Name in the Catalogue under the Records Governance Procedure and is not restated in documents.</w:t>
      </w:r>
    </w:p>
    <w:p xmlns:wp14="http://schemas.microsoft.com/office/word/2010/wordml" w14:paraId="6AB15FE4" wp14:textId="77777777">
      <w:pPr>
        <w:pStyle w:val="BodyText"/>
      </w:pPr>
      <w:r>
        <w:t xml:space="preserve">9.9 The following are prohibited in documents: creating or redefining a Record Type locally; using format, channel, platform, packaging, privacy status or storage technology as a Record Type; assigning a universal custodian, location, retention or disposition to a Record Type; writing a local retention schedule, archive rule, destruction rule or competing location for a governed Record Name; treating a minimum period as an automatic deletion date; stating permanent retention without approved authority; treating deletion from a working system as complete disposition; duplicating specialist registers; recreating an item as a new master because it appears in another view.</w:t>
      </w:r>
    </w:p>
    <w:p xmlns:wp14="http://schemas.microsoft.com/office/word/2010/wordml" w14:paraId="1978F55C" wp14:textId="77777777">
      <w:pPr>
        <w:pStyle w:val="BodyText"/>
      </w:pPr>
      <w:r>
        <w:t xml:space="preserve">9.10 Machine evidence (logs, workflow states, configuration state, telemetry, transactions) is used as evidence where it proves the control, declared with its source system. It becomes a governed Record Name when it must be retained and retrieved as a formal record.</w:t>
      </w:r>
    </w:p>
    <w:bookmarkEnd w:id="28"/>
    <w:bookmarkStart w:name="validation-checks-implements-cdi-013" w:id="29"/>
    <w:p xmlns:wp14="http://schemas.microsoft.com/office/word/2010/wordml" w14:paraId="0E39F0A1" wp14:textId="77777777">
      <w:pPr>
        <w:pStyle w:val="Heading2"/>
        <w:keepNext/>
        <w:pageBreakBefore w:val="0"/>
      </w:pPr>
      <w:r>
        <w:t xml:space="preserve">10.0 Validation Checks (implements CDI-013)</w:t>
      </w:r>
    </w:p>
    <w:p xmlns:wp14="http://schemas.microsoft.com/office/word/2010/wordml" w14:paraId="7976A51A" wp14:textId="77777777">
      <w:pPr>
        <w:pStyle w:val="FirstParagraph"/>
      </w:pPr>
      <w:r>
        <w:t xml:space="preserve">The platform runs these checks on every draft at save and at submission, and again at each review. Results are shown to the author before submission. The Compliance Executive (QMS &amp; NDPA) configures and maintains the checks. BLOCK stops submission or approval until fixed; FLAG routes the item to the Compliance Executive (QMS &amp; NDPA) for decision; REPORT is recorded for monitoring.</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2640"/>
        <w:gridCol w:w="2640"/>
        <w:gridCol w:w="2640"/>
      </w:tblGrid>
      <w:tr xmlns:wp14="http://schemas.microsoft.com/office/word/2010/wordml" w14:paraId="3CFFF4F5" wp14:textId="77777777">
        <w:trPr>
          <w:tblHeader w:val="true"/>
          <w:cantSplit/>
          <w:tblHeader/>
        </w:trPr>
        <w:tc>
          <w:tcPr>
            <w:shd w:val="clear" w:fill="E7EAF0"/>
          </w:tcPr>
          <w:p w14:paraId="32AFB29E" wp14:textId="77777777">
            <w:pPr>
              <w:pStyle w:val="Compact"/>
              <w:jc w:val="left"/>
            </w:pPr>
            <w:r>
              <w:rPr>
                <w:b/>
                <w:sz w:val="19"/>
              </w:rPr>
              <w:t xml:space="preserve">No.</w:t>
            </w:r>
          </w:p>
        </w:tc>
        <w:tc>
          <w:tcPr>
            <w:shd w:val="clear" w:fill="E7EAF0"/>
          </w:tcPr>
          <w:p w14:paraId="6A7592F0" wp14:textId="77777777">
            <w:pPr>
              <w:pStyle w:val="Compact"/>
              <w:jc w:val="left"/>
            </w:pPr>
            <w:r>
              <w:rPr>
                <w:b/>
                <w:sz w:val="19"/>
              </w:rPr>
              <w:t xml:space="preserve">Check</w:t>
            </w:r>
          </w:p>
        </w:tc>
        <w:tc>
          <w:tcPr>
            <w:shd w:val="clear" w:fill="E7EAF0"/>
          </w:tcPr>
          <w:p w14:paraId="283DB2FC" wp14:textId="77777777">
            <w:pPr>
              <w:pStyle w:val="Compact"/>
              <w:jc w:val="left"/>
            </w:pPr>
            <w:r>
              <w:rPr>
                <w:b/>
                <w:sz w:val="19"/>
              </w:rPr>
              <w:t xml:space="preserve">Enforcement</w:t>
            </w:r>
          </w:p>
        </w:tc>
      </w:tr>
      <w:tr xmlns:wp14="http://schemas.microsoft.com/office/word/2010/wordml" w14:paraId="76CFB0C3" wp14:textId="77777777">
        <w:trPr>
          <w:cantSplit/>
        </w:trPr>
        <w:tc>
          <w:tcPr/>
          <w:p w14:paraId="4AEF7E27" wp14:textId="77777777">
            <w:pPr>
              <w:pStyle w:val="Compact"/>
              <w:jc w:val="left"/>
            </w:pPr>
            <w:r>
              <w:rPr>
                <w:sz w:val="19"/>
              </w:rPr>
              <w:t xml:space="preserve">V01</w:t>
            </w:r>
          </w:p>
        </w:tc>
        <w:tc>
          <w:tcPr/>
          <w:p w14:paraId="3D474042" wp14:textId="77777777">
            <w:pPr>
              <w:pStyle w:val="Compact"/>
              <w:jc w:val="left"/>
            </w:pPr>
            <w:r>
              <w:rPr>
                <w:sz w:val="19"/>
              </w:rPr>
              <w:t xml:space="preserve">All mandatory register fields are complete (Annex A)</w:t>
            </w:r>
          </w:p>
        </w:tc>
        <w:tc>
          <w:tcPr/>
          <w:p w14:paraId="322BE395" wp14:textId="77777777">
            <w:pPr>
              <w:pStyle w:val="Compact"/>
              <w:jc w:val="left"/>
            </w:pPr>
            <w:r>
              <w:rPr>
                <w:sz w:val="19"/>
              </w:rPr>
              <w:t xml:space="preserve">BLOCK</w:t>
            </w:r>
          </w:p>
        </w:tc>
      </w:tr>
      <w:tr xmlns:wp14="http://schemas.microsoft.com/office/word/2010/wordml" w14:paraId="0E5D1AE0" wp14:textId="77777777">
        <w:trPr>
          <w:cantSplit/>
        </w:trPr>
        <w:tc>
          <w:tcPr/>
          <w:p w14:paraId="18E722F4" wp14:textId="77777777">
            <w:pPr>
              <w:pStyle w:val="Compact"/>
              <w:jc w:val="left"/>
            </w:pPr>
            <w:r>
              <w:rPr>
                <w:sz w:val="19"/>
              </w:rPr>
              <w:t xml:space="preserve">V02</w:t>
            </w:r>
          </w:p>
        </w:tc>
        <w:tc>
          <w:tcPr/>
          <w:p w14:paraId="6BEDD386" wp14:textId="77777777">
            <w:pPr>
              <w:pStyle w:val="Compact"/>
              <w:jc w:val="left"/>
            </w:pPr>
            <w:r>
              <w:rPr>
                <w:sz w:val="19"/>
              </w:rPr>
              <w:t xml:space="preserve">Display code is unique and built from current reference data; no retired function code</w:t>
            </w:r>
          </w:p>
        </w:tc>
        <w:tc>
          <w:tcPr/>
          <w:p w14:paraId="3F689A19" wp14:textId="77777777">
            <w:pPr>
              <w:pStyle w:val="Compact"/>
              <w:jc w:val="left"/>
            </w:pPr>
            <w:r>
              <w:rPr>
                <w:sz w:val="19"/>
              </w:rPr>
              <w:t xml:space="preserve">BLOCK</w:t>
            </w:r>
          </w:p>
        </w:tc>
      </w:tr>
      <w:tr xmlns:wp14="http://schemas.microsoft.com/office/word/2010/wordml" w14:paraId="714E6738" wp14:textId="77777777">
        <w:trPr>
          <w:cantSplit/>
        </w:trPr>
        <w:tc>
          <w:tcPr/>
          <w:p w14:paraId="45779FE5" wp14:textId="77777777">
            <w:pPr>
              <w:pStyle w:val="Compact"/>
              <w:jc w:val="left"/>
            </w:pPr>
            <w:r>
              <w:rPr>
                <w:sz w:val="19"/>
              </w:rPr>
              <w:t xml:space="preserve">V03</w:t>
            </w:r>
          </w:p>
        </w:tc>
        <w:tc>
          <w:tcPr/>
          <w:p w14:paraId="561AD2A1" wp14:textId="77777777">
            <w:pPr>
              <w:pStyle w:val="Compact"/>
              <w:jc w:val="left"/>
            </w:pPr>
            <w:r>
              <w:rPr>
                <w:sz w:val="19"/>
              </w:rPr>
              <w:t xml:space="preserve">Parent link exists and the parent is approved</w:t>
            </w:r>
          </w:p>
        </w:tc>
        <w:tc>
          <w:tcPr/>
          <w:p w14:paraId="38894D3F" wp14:textId="77777777">
            <w:pPr>
              <w:pStyle w:val="Compact"/>
              <w:jc w:val="left"/>
            </w:pPr>
            <w:r>
              <w:rPr>
                <w:sz w:val="19"/>
              </w:rPr>
              <w:t xml:space="preserve">BLOCK</w:t>
            </w:r>
          </w:p>
        </w:tc>
      </w:tr>
      <w:tr xmlns:wp14="http://schemas.microsoft.com/office/word/2010/wordml" w14:paraId="4605A33F" wp14:textId="77777777">
        <w:trPr>
          <w:cantSplit/>
        </w:trPr>
        <w:tc>
          <w:tcPr/>
          <w:p w14:paraId="0BBDAA4B" wp14:textId="77777777">
            <w:pPr>
              <w:pStyle w:val="Compact"/>
              <w:jc w:val="left"/>
            </w:pPr>
            <w:r>
              <w:rPr>
                <w:sz w:val="19"/>
              </w:rPr>
              <w:t xml:space="preserve">V04</w:t>
            </w:r>
          </w:p>
        </w:tc>
        <w:tc>
          <w:tcPr/>
          <w:p w14:paraId="3C6AF1FA" wp14:textId="77777777">
            <w:pPr>
              <w:pStyle w:val="Compact"/>
              <w:jc w:val="left"/>
            </w:pPr>
            <w:r>
              <w:rPr>
                <w:sz w:val="19"/>
              </w:rPr>
              <w:t xml:space="preserve">Document type matches layer, and content matches type (no tools or steps in a Policy)</w:t>
            </w:r>
          </w:p>
        </w:tc>
        <w:tc>
          <w:tcPr/>
          <w:p w14:paraId="1996C6BC" wp14:textId="77777777">
            <w:pPr>
              <w:pStyle w:val="Compact"/>
              <w:jc w:val="left"/>
            </w:pPr>
            <w:r>
              <w:rPr>
                <w:sz w:val="19"/>
              </w:rPr>
              <w:t xml:space="preserve">FLAG</w:t>
            </w:r>
          </w:p>
        </w:tc>
      </w:tr>
      <w:tr xmlns:wp14="http://schemas.microsoft.com/office/word/2010/wordml" w14:paraId="3188176C" wp14:textId="77777777">
        <w:trPr>
          <w:cantSplit/>
        </w:trPr>
        <w:tc>
          <w:tcPr/>
          <w:p w14:paraId="7DA2C9B6" wp14:textId="77777777">
            <w:pPr>
              <w:pStyle w:val="Compact"/>
              <w:jc w:val="left"/>
            </w:pPr>
            <w:r>
              <w:rPr>
                <w:sz w:val="19"/>
              </w:rPr>
              <w:t xml:space="preserve">V05</w:t>
            </w:r>
          </w:p>
        </w:tc>
        <w:tc>
          <w:tcPr/>
          <w:p w14:paraId="7B014F12" wp14:textId="77777777">
            <w:pPr>
              <w:pStyle w:val="Compact"/>
              <w:jc w:val="left"/>
            </w:pPr>
            <w:r>
              <w:rPr>
                <w:sz w:val="19"/>
              </w:rPr>
              <w:t xml:space="preserve">Domain is from reference data and the approval route resolves to role holders</w:t>
            </w:r>
          </w:p>
        </w:tc>
        <w:tc>
          <w:tcPr/>
          <w:p w14:paraId="1F6F7E66" wp14:textId="77777777">
            <w:pPr>
              <w:pStyle w:val="Compact"/>
              <w:jc w:val="left"/>
            </w:pPr>
            <w:r>
              <w:rPr>
                <w:sz w:val="19"/>
              </w:rPr>
              <w:t xml:space="preserve">BLOCK</w:t>
            </w:r>
          </w:p>
        </w:tc>
      </w:tr>
      <w:tr xmlns:wp14="http://schemas.microsoft.com/office/word/2010/wordml" w14:paraId="4DEE4169" wp14:textId="77777777">
        <w:trPr>
          <w:cantSplit/>
        </w:trPr>
        <w:tc>
          <w:tcPr/>
          <w:p w14:paraId="382AFFFD" wp14:textId="77777777">
            <w:pPr>
              <w:pStyle w:val="Compact"/>
              <w:jc w:val="left"/>
            </w:pPr>
            <w:r>
              <w:rPr>
                <w:sz w:val="19"/>
              </w:rPr>
              <w:t xml:space="preserve">V06</w:t>
            </w:r>
          </w:p>
        </w:tc>
        <w:tc>
          <w:tcPr/>
          <w:p w14:paraId="53FBC578" wp14:textId="77777777">
            <w:pPr>
              <w:pStyle w:val="Compact"/>
              <w:jc w:val="left"/>
            </w:pPr>
            <w:r>
              <w:rPr>
                <w:sz w:val="19"/>
              </w:rPr>
              <w:t xml:space="preserve">First Pass and Final Approval resolve to different roles and different people</w:t>
            </w:r>
          </w:p>
        </w:tc>
        <w:tc>
          <w:tcPr/>
          <w:p w14:paraId="7F19B424" wp14:textId="77777777">
            <w:pPr>
              <w:pStyle w:val="Compact"/>
              <w:jc w:val="left"/>
            </w:pPr>
            <w:r>
              <w:rPr>
                <w:sz w:val="19"/>
              </w:rPr>
              <w:t xml:space="preserve">BLOCK</w:t>
            </w:r>
          </w:p>
        </w:tc>
      </w:tr>
      <w:tr xmlns:wp14="http://schemas.microsoft.com/office/word/2010/wordml" w14:paraId="04B24062" wp14:textId="77777777">
        <w:trPr>
          <w:cantSplit/>
        </w:trPr>
        <w:tc>
          <w:tcPr/>
          <w:p w14:paraId="4F212E4F" wp14:textId="77777777">
            <w:pPr>
              <w:pStyle w:val="Compact"/>
              <w:jc w:val="left"/>
            </w:pPr>
            <w:r>
              <w:rPr>
                <w:sz w:val="19"/>
              </w:rPr>
              <w:t xml:space="preserve">V07</w:t>
            </w:r>
          </w:p>
        </w:tc>
        <w:tc>
          <w:tcPr/>
          <w:p w14:paraId="18F69886" wp14:textId="77777777">
            <w:pPr>
              <w:pStyle w:val="Compact"/>
              <w:jc w:val="left"/>
            </w:pPr>
            <w:r>
              <w:rPr>
                <w:sz w:val="19"/>
              </w:rPr>
              <w:t xml:space="preserve">Every role named in the text exists in the Role Register</w:t>
            </w:r>
          </w:p>
        </w:tc>
        <w:tc>
          <w:tcPr/>
          <w:p w14:paraId="3A35F947" wp14:textId="77777777">
            <w:pPr>
              <w:pStyle w:val="Compact"/>
              <w:jc w:val="left"/>
            </w:pPr>
            <w:r>
              <w:rPr>
                <w:sz w:val="19"/>
              </w:rPr>
              <w:t xml:space="preserve">BLOCK</w:t>
            </w:r>
          </w:p>
        </w:tc>
      </w:tr>
      <w:tr xmlns:wp14="http://schemas.microsoft.com/office/word/2010/wordml" w14:paraId="3F89210B" wp14:textId="77777777">
        <w:trPr>
          <w:cantSplit/>
        </w:trPr>
        <w:tc>
          <w:tcPr/>
          <w:p w14:paraId="0434AB37" wp14:textId="77777777">
            <w:pPr>
              <w:pStyle w:val="Compact"/>
              <w:jc w:val="left"/>
            </w:pPr>
            <w:r>
              <w:rPr>
                <w:sz w:val="19"/>
              </w:rPr>
              <w:t xml:space="preserve">V08</w:t>
            </w:r>
          </w:p>
        </w:tc>
        <w:tc>
          <w:tcPr/>
          <w:p w14:paraId="5CB7CB3F" wp14:textId="77777777">
            <w:pPr>
              <w:pStyle w:val="Compact"/>
              <w:jc w:val="left"/>
            </w:pPr>
            <w:r>
              <w:rPr>
                <w:sz w:val="19"/>
              </w:rPr>
              <w:t xml:space="preserve">At programme extraction, each control has requirement, risk statement, accountable and executing roles, trigger or frequency, evidence Record ID, failure route and exception route. System links, freshness periods, machine evidence sources and Document Register links are loading tasks</w:t>
            </w:r>
          </w:p>
        </w:tc>
        <w:tc>
          <w:tcPr/>
          <w:p w14:paraId="14AB8FBB" wp14:textId="77777777">
            <w:pPr>
              <w:pStyle w:val="Compact"/>
              <w:jc w:val="left"/>
            </w:pPr>
            <w:r>
              <w:rPr>
                <w:sz w:val="19"/>
              </w:rPr>
              <w:t xml:space="preserve">BLOCK</w:t>
            </w:r>
          </w:p>
        </w:tc>
      </w:tr>
      <w:tr xmlns:wp14="http://schemas.microsoft.com/office/word/2010/wordml" w14:paraId="2F16289A" wp14:textId="77777777">
        <w:trPr>
          <w:cantSplit/>
        </w:trPr>
        <w:tc>
          <w:tcPr/>
          <w:p w14:paraId="2B071F6B" wp14:textId="77777777">
            <w:pPr>
              <w:pStyle w:val="Compact"/>
              <w:jc w:val="left"/>
            </w:pPr>
            <w:r>
              <w:rPr>
                <w:sz w:val="19"/>
              </w:rPr>
              <w:t xml:space="preserve">V09</w:t>
            </w:r>
          </w:p>
        </w:tc>
        <w:tc>
          <w:tcPr/>
          <w:p w14:paraId="1F266CEA" wp14:textId="77777777">
            <w:pPr>
              <w:pStyle w:val="Compact"/>
              <w:jc w:val="left"/>
            </w:pPr>
            <w:r>
              <w:rPr>
                <w:sz w:val="19"/>
              </w:rPr>
              <w:t xml:space="preserve">Every evidence reference resolves to a Record ID in the Catalogue, to declared evidence at source, or to a logged Record admission request within its decision time</w:t>
            </w:r>
          </w:p>
        </w:tc>
        <w:tc>
          <w:tcPr/>
          <w:p w14:paraId="21CD45DF" wp14:textId="77777777">
            <w:pPr>
              <w:pStyle w:val="Compact"/>
              <w:jc w:val="left"/>
            </w:pPr>
            <w:r>
              <w:rPr>
                <w:sz w:val="19"/>
              </w:rPr>
              <w:t xml:space="preserve">BLOCK</w:t>
            </w:r>
          </w:p>
        </w:tc>
      </w:tr>
      <w:tr xmlns:wp14="http://schemas.microsoft.com/office/word/2010/wordml" w14:paraId="50F7EF56" wp14:textId="77777777">
        <w:trPr>
          <w:cantSplit/>
        </w:trPr>
        <w:tc>
          <w:tcPr/>
          <w:p w14:paraId="78CA5327" wp14:textId="77777777">
            <w:pPr>
              <w:pStyle w:val="Compact"/>
              <w:jc w:val="left"/>
            </w:pPr>
            <w:r>
              <w:rPr>
                <w:sz w:val="19"/>
              </w:rPr>
              <w:t xml:space="preserve">V10</w:t>
            </w:r>
          </w:p>
        </w:tc>
        <w:tc>
          <w:tcPr/>
          <w:p w14:paraId="6CF9E323" wp14:textId="77777777">
            <w:pPr>
              <w:pStyle w:val="Compact"/>
              <w:jc w:val="left"/>
            </w:pPr>
            <w:r>
              <w:rPr>
                <w:sz w:val="19"/>
              </w:rPr>
              <w:t xml:space="preserve">Every control carries a risk statement (what could happen, why, consequence), and no internal Risk Register or risk ID is referenced</w:t>
            </w:r>
          </w:p>
        </w:tc>
        <w:tc>
          <w:tcPr/>
          <w:p w14:paraId="665B717D" wp14:textId="77777777">
            <w:pPr>
              <w:pStyle w:val="Compact"/>
              <w:jc w:val="left"/>
            </w:pPr>
            <w:r>
              <w:rPr>
                <w:sz w:val="19"/>
              </w:rPr>
              <w:t xml:space="preserve">BLOCK</w:t>
            </w:r>
          </w:p>
        </w:tc>
      </w:tr>
      <w:tr xmlns:wp14="http://schemas.microsoft.com/office/word/2010/wordml" w14:paraId="7C2C6FB0" wp14:textId="77777777">
        <w:trPr>
          <w:cantSplit/>
        </w:trPr>
        <w:tc>
          <w:tcPr/>
          <w:p w14:paraId="4E9666D8" wp14:textId="77777777">
            <w:pPr>
              <w:pStyle w:val="Compact"/>
              <w:jc w:val="left"/>
            </w:pPr>
            <w:r>
              <w:rPr>
                <w:sz w:val="19"/>
              </w:rPr>
              <w:t xml:space="preserve">V11</w:t>
            </w:r>
          </w:p>
        </w:tc>
        <w:tc>
          <w:tcPr/>
          <w:p w14:paraId="5B9B3543" wp14:textId="77777777">
            <w:pPr>
              <w:pStyle w:val="Compact"/>
              <w:jc w:val="left"/>
            </w:pPr>
            <w:r>
              <w:rPr>
                <w:sz w:val="19"/>
              </w:rPr>
              <w:t xml:space="preserve">No control duplicates an existing Control ID or restates it with a changed requirement, role, evidence or trigger</w:t>
            </w:r>
          </w:p>
        </w:tc>
        <w:tc>
          <w:tcPr/>
          <w:p w14:paraId="66DD0C0F" wp14:textId="77777777">
            <w:pPr>
              <w:pStyle w:val="Compact"/>
              <w:jc w:val="left"/>
            </w:pPr>
            <w:r>
              <w:rPr>
                <w:sz w:val="19"/>
              </w:rPr>
              <w:t xml:space="preserve">BLOCK</w:t>
            </w:r>
          </w:p>
        </w:tc>
      </w:tr>
      <w:tr xmlns:wp14="http://schemas.microsoft.com/office/word/2010/wordml" w14:paraId="77A2DDDA" wp14:textId="77777777">
        <w:trPr>
          <w:cantSplit/>
        </w:trPr>
        <w:tc>
          <w:tcPr/>
          <w:p w14:paraId="67A8D956" wp14:textId="77777777">
            <w:pPr>
              <w:pStyle w:val="Compact"/>
              <w:jc w:val="left"/>
            </w:pPr>
            <w:r>
              <w:rPr>
                <w:sz w:val="19"/>
              </w:rPr>
              <w:t xml:space="preserve">V12</w:t>
            </w:r>
          </w:p>
        </w:tc>
        <w:tc>
          <w:tcPr/>
          <w:p w14:paraId="01C7D428" wp14:textId="77777777">
            <w:pPr>
              <w:pStyle w:val="Compact"/>
              <w:jc w:val="left"/>
            </w:pPr>
            <w:r>
              <w:rPr>
                <w:sz w:val="19"/>
              </w:rPr>
              <w:t xml:space="preserve">No vague qualifier is used in a requirement, trigger or step</w:t>
            </w:r>
          </w:p>
        </w:tc>
        <w:tc>
          <w:tcPr/>
          <w:p w14:paraId="6F243A97" wp14:textId="77777777">
            <w:pPr>
              <w:pStyle w:val="Compact"/>
              <w:jc w:val="left"/>
            </w:pPr>
            <w:r>
              <w:rPr>
                <w:sz w:val="19"/>
              </w:rPr>
              <w:t xml:space="preserve">FLAG</w:t>
            </w:r>
          </w:p>
        </w:tc>
      </w:tr>
      <w:tr xmlns:wp14="http://schemas.microsoft.com/office/word/2010/wordml" w14:paraId="78360AB1" wp14:textId="77777777">
        <w:trPr>
          <w:cantSplit/>
        </w:trPr>
        <w:tc>
          <w:tcPr/>
          <w:p w14:paraId="30F07EB2" wp14:textId="77777777">
            <w:pPr>
              <w:pStyle w:val="Compact"/>
              <w:jc w:val="left"/>
            </w:pPr>
            <w:r>
              <w:rPr>
                <w:sz w:val="19"/>
              </w:rPr>
              <w:t xml:space="preserve">V13</w:t>
            </w:r>
          </w:p>
        </w:tc>
        <w:tc>
          <w:tcPr/>
          <w:p w14:paraId="19935D24" wp14:textId="77777777">
            <w:pPr>
              <w:pStyle w:val="Compact"/>
              <w:jc w:val="left"/>
            </w:pPr>
            <w:r>
              <w:rPr>
                <w:sz w:val="19"/>
              </w:rPr>
              <w:t xml:space="preserve">No programme commentary, predecessor citation, pending list, drafting note or individual's name appears in controlled text</w:t>
            </w:r>
          </w:p>
        </w:tc>
        <w:tc>
          <w:tcPr/>
          <w:p w14:paraId="31F3ADFF" wp14:textId="77777777">
            <w:pPr>
              <w:pStyle w:val="Compact"/>
              <w:jc w:val="left"/>
            </w:pPr>
            <w:r>
              <w:rPr>
                <w:sz w:val="19"/>
              </w:rPr>
              <w:t xml:space="preserve">BLOCK</w:t>
            </w:r>
          </w:p>
        </w:tc>
      </w:tr>
      <w:tr xmlns:wp14="http://schemas.microsoft.com/office/word/2010/wordml" w14:paraId="6A2E38A3" wp14:textId="77777777">
        <w:trPr>
          <w:cantSplit/>
        </w:trPr>
        <w:tc>
          <w:tcPr/>
          <w:p w14:paraId="59142F19" wp14:textId="77777777">
            <w:pPr>
              <w:pStyle w:val="Compact"/>
              <w:jc w:val="left"/>
            </w:pPr>
            <w:r>
              <w:rPr>
                <w:sz w:val="19"/>
              </w:rPr>
              <w:t xml:space="preserve">V14</w:t>
            </w:r>
          </w:p>
        </w:tc>
        <w:tc>
          <w:tcPr/>
          <w:p w14:paraId="76D19468" wp14:textId="77777777">
            <w:pPr>
              <w:pStyle w:val="Compact"/>
              <w:jc w:val="left"/>
            </w:pPr>
            <w:r>
              <w:rPr>
                <w:sz w:val="19"/>
              </w:rPr>
              <w:t xml:space="preserve">Normative words are used correctly and abbreviations are defined</w:t>
            </w:r>
          </w:p>
        </w:tc>
        <w:tc>
          <w:tcPr/>
          <w:p w14:paraId="5B209414" wp14:textId="77777777">
            <w:pPr>
              <w:pStyle w:val="Compact"/>
              <w:jc w:val="left"/>
            </w:pPr>
            <w:r>
              <w:rPr>
                <w:sz w:val="19"/>
              </w:rPr>
              <w:t xml:space="preserve">REPORT</w:t>
            </w:r>
          </w:p>
        </w:tc>
      </w:tr>
      <w:tr xmlns:wp14="http://schemas.microsoft.com/office/word/2010/wordml" w14:paraId="64BB4796" wp14:textId="77777777">
        <w:trPr>
          <w:cantSplit/>
        </w:trPr>
        <w:tc>
          <w:tcPr/>
          <w:p w14:paraId="27283968" wp14:textId="77777777">
            <w:pPr>
              <w:pStyle w:val="Compact"/>
              <w:jc w:val="left"/>
            </w:pPr>
            <w:r>
              <w:rPr>
                <w:sz w:val="19"/>
              </w:rPr>
              <w:t xml:space="preserve">V15</w:t>
            </w:r>
          </w:p>
        </w:tc>
        <w:tc>
          <w:tcPr/>
          <w:p w14:paraId="4F8FE96F" wp14:textId="77777777">
            <w:pPr>
              <w:pStyle w:val="Compact"/>
              <w:jc w:val="left"/>
            </w:pPr>
            <w:r>
              <w:rPr>
                <w:sz w:val="19"/>
              </w:rPr>
              <w:t xml:space="preserve">Required sections (7.3) are present; table of contents present over five pages</w:t>
            </w:r>
          </w:p>
        </w:tc>
        <w:tc>
          <w:tcPr/>
          <w:p w14:paraId="00B17940" wp14:textId="77777777">
            <w:pPr>
              <w:pStyle w:val="Compact"/>
              <w:jc w:val="left"/>
            </w:pPr>
            <w:r>
              <w:rPr>
                <w:sz w:val="19"/>
              </w:rPr>
              <w:t xml:space="preserve">FLAG</w:t>
            </w:r>
          </w:p>
        </w:tc>
      </w:tr>
      <w:tr xmlns:wp14="http://schemas.microsoft.com/office/word/2010/wordml" w14:paraId="53D7A2A8" wp14:textId="77777777">
        <w:trPr>
          <w:cantSplit/>
        </w:trPr>
        <w:tc>
          <w:tcPr/>
          <w:p w14:paraId="7AEDE580" wp14:textId="77777777">
            <w:pPr>
              <w:pStyle w:val="Compact"/>
              <w:jc w:val="left"/>
            </w:pPr>
            <w:r>
              <w:rPr>
                <w:sz w:val="19"/>
              </w:rPr>
              <w:t xml:space="preserve">V16</w:t>
            </w:r>
          </w:p>
        </w:tc>
        <w:tc>
          <w:tcPr/>
          <w:p w14:paraId="333E0088" wp14:textId="77777777">
            <w:pPr>
              <w:pStyle w:val="Compact"/>
              <w:jc w:val="left"/>
            </w:pPr>
            <w:r>
              <w:rPr>
                <w:sz w:val="19"/>
              </w:rPr>
              <w:t xml:space="preserve">Layer 4 steps each name a responsible role, and handoffs name both roles</w:t>
            </w:r>
          </w:p>
        </w:tc>
        <w:tc>
          <w:tcPr/>
          <w:p w14:paraId="4BBAA169" wp14:textId="77777777">
            <w:pPr>
              <w:pStyle w:val="Compact"/>
              <w:jc w:val="left"/>
            </w:pPr>
            <w:r>
              <w:rPr>
                <w:sz w:val="19"/>
              </w:rPr>
              <w:t xml:space="preserve">BLOCK</w:t>
            </w:r>
          </w:p>
        </w:tc>
      </w:tr>
      <w:tr xmlns:wp14="http://schemas.microsoft.com/office/word/2010/wordml" w14:paraId="6BFB8945" wp14:textId="77777777">
        <w:trPr>
          <w:cantSplit/>
        </w:trPr>
        <w:tc>
          <w:tcPr/>
          <w:p w14:paraId="5815ADC1" wp14:textId="77777777">
            <w:pPr>
              <w:pStyle w:val="Compact"/>
              <w:jc w:val="left"/>
            </w:pPr>
            <w:r>
              <w:rPr>
                <w:sz w:val="19"/>
              </w:rPr>
              <w:t xml:space="preserve">V17</w:t>
            </w:r>
          </w:p>
        </w:tc>
        <w:tc>
          <w:tcPr/>
          <w:p w14:paraId="7E7AA72B" wp14:textId="77777777">
            <w:pPr>
              <w:pStyle w:val="Compact"/>
              <w:jc w:val="left"/>
            </w:pPr>
            <w:r>
              <w:rPr>
                <w:sz w:val="19"/>
              </w:rPr>
              <w:t xml:space="preserve">Automated steps declare their evidence output and source system</w:t>
            </w:r>
          </w:p>
        </w:tc>
        <w:tc>
          <w:tcPr/>
          <w:p w14:paraId="1975B1B8" wp14:textId="77777777">
            <w:pPr>
              <w:pStyle w:val="Compact"/>
              <w:jc w:val="left"/>
            </w:pPr>
            <w:r>
              <w:rPr>
                <w:sz w:val="19"/>
              </w:rPr>
              <w:t xml:space="preserve">BLOCK</w:t>
            </w:r>
          </w:p>
        </w:tc>
      </w:tr>
      <w:tr xmlns:wp14="http://schemas.microsoft.com/office/word/2010/wordml" w14:paraId="21B71ABD" wp14:textId="77777777">
        <w:trPr>
          <w:cantSplit/>
        </w:trPr>
        <w:tc>
          <w:tcPr/>
          <w:p w14:paraId="01AD3C57" wp14:textId="77777777">
            <w:pPr>
              <w:pStyle w:val="Compact"/>
              <w:jc w:val="left"/>
            </w:pPr>
            <w:r>
              <w:rPr>
                <w:sz w:val="19"/>
              </w:rPr>
              <w:t xml:space="preserve">V18</w:t>
            </w:r>
          </w:p>
        </w:tc>
        <w:tc>
          <w:tcPr/>
          <w:p w14:paraId="3D1256B9" wp14:textId="77777777">
            <w:pPr>
              <w:pStyle w:val="Compact"/>
              <w:jc w:val="left"/>
            </w:pPr>
            <w:r>
              <w:rPr>
                <w:sz w:val="19"/>
              </w:rPr>
              <w:t xml:space="preserve">No local Record Type, retention, custodian or disposition is written in the text</w:t>
            </w:r>
          </w:p>
        </w:tc>
        <w:tc>
          <w:tcPr/>
          <w:p w14:paraId="51300935" wp14:textId="77777777">
            <w:pPr>
              <w:pStyle w:val="Compact"/>
              <w:jc w:val="left"/>
            </w:pPr>
            <w:r>
              <w:rPr>
                <w:sz w:val="19"/>
              </w:rPr>
              <w:t xml:space="preserve">BLOCK</w:t>
            </w:r>
          </w:p>
        </w:tc>
      </w:tr>
      <w:tr xmlns:wp14="http://schemas.microsoft.com/office/word/2010/wordml" w14:paraId="0A8D98EA" wp14:textId="77777777">
        <w:trPr>
          <w:cantSplit/>
        </w:trPr>
        <w:tc>
          <w:tcPr/>
          <w:p w14:paraId="06648A86" wp14:textId="77777777">
            <w:pPr>
              <w:pStyle w:val="Compact"/>
              <w:jc w:val="left"/>
            </w:pPr>
            <w:r>
              <w:rPr>
                <w:sz w:val="19"/>
              </w:rPr>
              <w:t xml:space="preserve">V19</w:t>
            </w:r>
          </w:p>
        </w:tc>
        <w:tc>
          <w:tcPr/>
          <w:p w14:paraId="6A457B45" wp14:textId="77777777">
            <w:pPr>
              <w:pStyle w:val="Compact"/>
              <w:jc w:val="left"/>
            </w:pPr>
            <w:r>
              <w:rPr>
                <w:sz w:val="19"/>
              </w:rPr>
              <w:t xml:space="preserve">Similar existing documents or controls are shown to the author before a new record is created</w:t>
            </w:r>
          </w:p>
        </w:tc>
        <w:tc>
          <w:tcPr/>
          <w:p w14:paraId="21DF5714" wp14:textId="77777777">
            <w:pPr>
              <w:pStyle w:val="Compact"/>
              <w:jc w:val="left"/>
            </w:pPr>
            <w:r>
              <w:rPr>
                <w:sz w:val="19"/>
              </w:rPr>
              <w:t xml:space="preserve">FLAG</w:t>
            </w:r>
          </w:p>
        </w:tc>
      </w:tr>
      <w:tr xmlns:wp14="http://schemas.microsoft.com/office/word/2010/wordml" w14:paraId="41C9B186" wp14:textId="77777777">
        <w:trPr>
          <w:cantSplit/>
        </w:trPr>
        <w:tc>
          <w:tcPr/>
          <w:p w14:paraId="21019B6B" wp14:textId="77777777">
            <w:pPr>
              <w:pStyle w:val="Compact"/>
              <w:jc w:val="left"/>
            </w:pPr>
            <w:r>
              <w:rPr>
                <w:sz w:val="19"/>
              </w:rPr>
              <w:t xml:space="preserve">V20</w:t>
            </w:r>
          </w:p>
        </w:tc>
        <w:tc>
          <w:tcPr/>
          <w:p w14:paraId="06204804" wp14:textId="77777777">
            <w:pPr>
              <w:pStyle w:val="Compact"/>
              <w:jc w:val="left"/>
            </w:pPr>
            <w:r>
              <w:rPr>
                <w:sz w:val="19"/>
              </w:rPr>
              <w:t xml:space="preserve">A version increment carries a change summary, and a material change carries a version increment</w:t>
            </w:r>
          </w:p>
        </w:tc>
        <w:tc>
          <w:tcPr/>
          <w:p w14:paraId="1CC02B71" wp14:textId="77777777">
            <w:pPr>
              <w:pStyle w:val="Compact"/>
              <w:jc w:val="left"/>
            </w:pPr>
            <w:r>
              <w:rPr>
                <w:sz w:val="19"/>
              </w:rPr>
              <w:t xml:space="preserve">BLOCK</w:t>
            </w:r>
          </w:p>
        </w:tc>
      </w:tr>
      <w:tr xmlns:wp14="http://schemas.microsoft.com/office/word/2010/wordml" w14:paraId="6CC0C99D" wp14:textId="77777777">
        <w:trPr>
          <w:cantSplit/>
        </w:trPr>
        <w:tc>
          <w:tcPr/>
          <w:p w14:paraId="3F3F751B" wp14:textId="77777777">
            <w:pPr>
              <w:pStyle w:val="Compact"/>
              <w:jc w:val="left"/>
            </w:pPr>
            <w:r>
              <w:rPr>
                <w:sz w:val="19"/>
              </w:rPr>
              <w:t xml:space="preserve">V21</w:t>
            </w:r>
          </w:p>
        </w:tc>
        <w:tc>
          <w:tcPr/>
          <w:p w14:paraId="3CC1AE31" wp14:textId="77777777">
            <w:pPr>
              <w:pStyle w:val="Compact"/>
              <w:jc w:val="left"/>
            </w:pPr>
            <w:r>
              <w:rPr>
                <w:sz w:val="19"/>
              </w:rPr>
              <w:t xml:space="preserve">For operational documents, stakeholder consultation is recorded; for company position documents, the designation is confirmed by the Final Approver; sensitisation is recorded where required</w:t>
            </w:r>
          </w:p>
        </w:tc>
        <w:tc>
          <w:tcPr/>
          <w:p w14:paraId="2F103F9C" wp14:textId="77777777">
            <w:pPr>
              <w:pStyle w:val="Compact"/>
              <w:jc w:val="left"/>
            </w:pPr>
            <w:r>
              <w:rPr>
                <w:sz w:val="19"/>
              </w:rPr>
              <w:t xml:space="preserve">BLOCK</w:t>
            </w:r>
          </w:p>
        </w:tc>
      </w:tr>
      <w:tr xmlns:wp14="http://schemas.microsoft.com/office/word/2010/wordml" w14:paraId="169FD79F" wp14:textId="77777777">
        <w:trPr>
          <w:cantSplit/>
        </w:trPr>
        <w:tc>
          <w:tcPr/>
          <w:p w14:paraId="3A42C9D6" wp14:textId="77777777">
            <w:pPr>
              <w:pStyle w:val="Compact"/>
              <w:jc w:val="left"/>
            </w:pPr>
            <w:r>
              <w:rPr>
                <w:sz w:val="19"/>
              </w:rPr>
              <w:t xml:space="preserve">V22</w:t>
            </w:r>
          </w:p>
        </w:tc>
        <w:tc>
          <w:tcPr/>
          <w:p w14:paraId="1EC0893E" wp14:textId="77777777">
            <w:pPr>
              <w:pStyle w:val="Compact"/>
              <w:jc w:val="left"/>
            </w:pPr>
            <w:r>
              <w:rPr>
                <w:sz w:val="19"/>
              </w:rPr>
              <w:t xml:space="preserve">Every QMS or ISMS scoped control has a non-blank per-control Standard mapping (ISO 9001 clause and/or ISO/IEC 27001:2022 Annex A control, and NDPA section where relevant)</w:t>
            </w:r>
          </w:p>
        </w:tc>
        <w:tc>
          <w:tcPr/>
          <w:p w14:paraId="458366FB" wp14:textId="77777777">
            <w:pPr>
              <w:pStyle w:val="Compact"/>
              <w:jc w:val="left"/>
            </w:pPr>
            <w:r>
              <w:rPr>
                <w:sz w:val="19"/>
              </w:rPr>
              <w:t xml:space="preserve">BLOCK</w:t>
            </w:r>
          </w:p>
        </w:tc>
      </w:tr>
      <w:tr xmlns:wp14="http://schemas.microsoft.com/office/word/2010/wordml" w14:paraId="40DD4032" wp14:textId="77777777">
        <w:trPr>
          <w:cantSplit/>
        </w:trPr>
        <w:tc>
          <w:tcPr/>
          <w:p w14:paraId="46838B60" wp14:textId="77777777">
            <w:pPr>
              <w:pStyle w:val="Compact"/>
              <w:jc w:val="left"/>
            </w:pPr>
            <w:r>
              <w:rPr>
                <w:sz w:val="19"/>
              </w:rPr>
              <w:t xml:space="preserve">V23</w:t>
            </w:r>
          </w:p>
        </w:tc>
        <w:tc>
          <w:tcPr/>
          <w:p w14:paraId="2924A29D" wp14:textId="77777777">
            <w:pPr>
              <w:pStyle w:val="Compact"/>
              <w:jc w:val="left"/>
            </w:pPr>
            <w:r>
              <w:rPr>
                <w:sz w:val="19"/>
              </w:rPr>
              <w:t xml:space="preserve">File name equals title and carries no status, version or date text</w:t>
            </w:r>
          </w:p>
        </w:tc>
        <w:tc>
          <w:tcPr/>
          <w:p w14:paraId="7FE05BDF" wp14:textId="77777777">
            <w:pPr>
              <w:pStyle w:val="Compact"/>
              <w:jc w:val="left"/>
            </w:pPr>
            <w:r>
              <w:rPr>
                <w:sz w:val="19"/>
              </w:rPr>
              <w:t xml:space="preserve">BLOCK</w:t>
            </w:r>
          </w:p>
        </w:tc>
      </w:tr>
      <w:tr xmlns:wp14="http://schemas.microsoft.com/office/word/2010/wordml" w14:paraId="2EAE0AEA" wp14:textId="77777777">
        <w:trPr>
          <w:cantSplit/>
        </w:trPr>
        <w:tc>
          <w:tcPr/>
          <w:p w14:paraId="252D902C" wp14:textId="77777777">
            <w:pPr>
              <w:pStyle w:val="Compact"/>
              <w:jc w:val="left"/>
            </w:pPr>
            <w:r>
              <w:rPr>
                <w:sz w:val="19"/>
              </w:rPr>
              <w:t xml:space="preserve">V24</w:t>
            </w:r>
          </w:p>
        </w:tc>
        <w:tc>
          <w:tcPr/>
          <w:p w14:paraId="10C67494" wp14:textId="77777777">
            <w:pPr>
              <w:pStyle w:val="Compact"/>
              <w:jc w:val="left"/>
            </w:pPr>
            <w:r>
              <w:rPr>
                <w:sz w:val="19"/>
              </w:rPr>
              <w:t xml:space="preserve">The AI Involvement field is completed, and laws and standards cited are at their current version</w:t>
            </w:r>
          </w:p>
        </w:tc>
        <w:tc>
          <w:tcPr/>
          <w:p w14:paraId="6BB3B0EA" wp14:textId="77777777">
            <w:pPr>
              <w:pStyle w:val="Compact"/>
              <w:jc w:val="left"/>
            </w:pPr>
            <w:r>
              <w:rPr>
                <w:sz w:val="19"/>
              </w:rPr>
              <w:t xml:space="preserve">FLAG</w:t>
            </w:r>
          </w:p>
        </w:tc>
      </w:tr>
    </w:tbl>
    <w:p xmlns:wp14="http://schemas.microsoft.com/office/word/2010/wordml" w14:paraId="68123BAF" wp14:textId="77777777">
      <w:pPr>
        <w:pStyle w:val="BodyText"/>
      </w:pPr>
      <w:r>
        <w:t xml:space="preserve">A check result is machine evidence held in the platform validation log (REC-0635). A failing check is returned to the author with the fix required. A FLAG decision is recorded against the document.</w:t>
      </w:r>
    </w:p>
    <w:bookmarkEnd w:id="29"/>
    <w:bookmarkStart w:name="Xe28e78cf92fd60d6b238445bae4967308aedf50" w:id="30"/>
    <w:p xmlns:wp14="http://schemas.microsoft.com/office/word/2010/wordml" w14:paraId="53C62548" wp14:textId="77777777">
      <w:pPr>
        <w:pStyle w:val="Heading2"/>
        <w:keepNext/>
        <w:pageBreakBefore w:val="0"/>
      </w:pPr>
      <w:r>
        <w:t xml:space="preserve">11.0 Consultation, Review and Approval (implements CDI-010)</w:t>
      </w:r>
    </w:p>
    <w:p xmlns:wp14="http://schemas.microsoft.com/office/word/2010/wordml" w14:paraId="622E4852" wp14:textId="77777777">
      <w:pPr>
        <w:pStyle w:val="FirstParagraph"/>
      </w:pPr>
      <w:r>
        <w:t xml:space="preserve">11.1 Approval authority follows the domain, not the layer. Every governing document has one Primary Domain, assigned by the Owner at creation, recorded on the register record, and confirmed by the Compliance Executive (QMS &amp; NDPA) at review. Domain, function code and approval route are separate fields. Documents in one domain may carry different valid function codes. Several domains may share an approval route.</w:t>
      </w:r>
    </w:p>
    <w:p xmlns:wp14="http://schemas.microsoft.com/office/word/2010/wordml" w14:paraId="43C63DD3" wp14:textId="77777777">
      <w:pPr>
        <w:pStyle w:val="FirstParagraph"/>
      </w:pPr>
      <w:r>
        <w:t>11.1.1 For Revenue &amp; Sales documents, the Chief Revenue Officer performs first-pass review and the Chief Compliance Officer gives final approval. The author and each approver are separate people. Where the CRO authored the draft, an authorised independent first-pass reviewer is recorded through CDI before submission; CRO line management does not waive this separation.</w:t>
      </w:r>
    </w:p>
    <w:p xmlns:wp14="http://schemas.microsoft.com/office/word/2010/wordml" w14:paraId="3073B7AE" wp14:textId="77777777">
      <w:pPr>
        <w:pStyle w:val="BodyText"/>
      </w:pPr>
      <w:r>
        <w:t xml:space="preserve">11.2 Assigning a domain. Apply in order, stopping at the first step that resolves:</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2640"/>
        <w:gridCol w:w="2640"/>
        <w:gridCol w:w="2640"/>
      </w:tblGrid>
      <w:tr xmlns:wp14="http://schemas.microsoft.com/office/word/2010/wordml" w14:paraId="4B7313C5" wp14:textId="77777777">
        <w:trPr>
          <w:tblHeader w:val="true"/>
          <w:cantSplit/>
          <w:tblHeader/>
        </w:trPr>
        <w:tc>
          <w:tcPr>
            <w:shd w:val="clear" w:fill="E7EAF0"/>
          </w:tcPr>
          <w:p w14:paraId="74231C31" wp14:textId="77777777">
            <w:pPr>
              <w:pStyle w:val="Compact"/>
              <w:jc w:val="left"/>
            </w:pPr>
            <w:r>
              <w:rPr>
                <w:b/>
                <w:sz w:val="19"/>
              </w:rPr>
              <w:t xml:space="preserve">Step</w:t>
            </w:r>
          </w:p>
        </w:tc>
        <w:tc>
          <w:tcPr>
            <w:shd w:val="clear" w:fill="E7EAF0"/>
          </w:tcPr>
          <w:p w14:paraId="1679E58F" wp14:textId="77777777">
            <w:pPr>
              <w:pStyle w:val="Compact"/>
              <w:jc w:val="left"/>
            </w:pPr>
            <w:r>
              <w:rPr>
                <w:b/>
                <w:sz w:val="19"/>
              </w:rPr>
              <w:t xml:space="preserve">Rule</w:t>
            </w:r>
          </w:p>
        </w:tc>
        <w:tc>
          <w:tcPr>
            <w:shd w:val="clear" w:fill="E7EAF0"/>
          </w:tcPr>
          <w:p w14:paraId="22547794" wp14:textId="77777777">
            <w:pPr>
              <w:pStyle w:val="Compact"/>
              <w:jc w:val="left"/>
            </w:pPr>
            <w:r>
              <w:rPr>
                <w:b/>
                <w:sz w:val="19"/>
              </w:rPr>
              <w:t xml:space="preserve">Why</w:t>
            </w:r>
          </w:p>
        </w:tc>
      </w:tr>
      <w:tr xmlns:wp14="http://schemas.microsoft.com/office/word/2010/wordml" w14:paraId="3D4C37B8" wp14:textId="77777777">
        <w:trPr>
          <w:cantSplit/>
        </w:trPr>
        <w:tc>
          <w:tcPr/>
          <w:p w14:paraId="649841BE" wp14:textId="77777777">
            <w:pPr>
              <w:pStyle w:val="Compact"/>
              <w:jc w:val="left"/>
            </w:pPr>
            <w:r>
              <w:rPr>
                <w:sz w:val="19"/>
              </w:rPr>
              <w:t xml:space="preserve">1</w:t>
            </w:r>
          </w:p>
        </w:tc>
        <w:tc>
          <w:tcPr/>
          <w:p w14:paraId="217AD778" wp14:textId="77777777">
            <w:pPr>
              <w:pStyle w:val="Compact"/>
              <w:jc w:val="left"/>
            </w:pPr>
            <w:r>
              <w:rPr>
                <w:sz w:val="19"/>
              </w:rPr>
              <w:t xml:space="preserve">The owning function determines the domain: the one the Document Owner sits in</w:t>
            </w:r>
          </w:p>
        </w:tc>
        <w:tc>
          <w:tcPr/>
          <w:p w14:paraId="0B8CD1E5" wp14:textId="77777777">
            <w:pPr>
              <w:pStyle w:val="Compact"/>
              <w:jc w:val="left"/>
            </w:pPr>
            <w:r>
              <w:rPr>
                <w:sz w:val="19"/>
              </w:rPr>
              <w:t xml:space="preserve">Resolves most documents using a fact already on the register record</w:t>
            </w:r>
          </w:p>
        </w:tc>
      </w:tr>
      <w:tr xmlns:wp14="http://schemas.microsoft.com/office/word/2010/wordml" w14:paraId="27545F7B" wp14:textId="77777777">
        <w:trPr>
          <w:cantSplit/>
        </w:trPr>
        <w:tc>
          <w:tcPr/>
          <w:p w14:paraId="18F999B5" wp14:textId="77777777">
            <w:pPr>
              <w:pStyle w:val="Compact"/>
              <w:jc w:val="left"/>
            </w:pPr>
            <w:r>
              <w:rPr>
                <w:sz w:val="19"/>
              </w:rPr>
              <w:t xml:space="preserve">2</w:t>
            </w:r>
          </w:p>
        </w:tc>
        <w:tc>
          <w:tcPr/>
          <w:p w14:paraId="14BA6F00" wp14:textId="77777777">
            <w:pPr>
              <w:pStyle w:val="Compact"/>
              <w:jc w:val="left"/>
            </w:pPr>
            <w:r>
              <w:rPr>
                <w:sz w:val="19"/>
              </w:rPr>
              <w:t xml:space="preserve">Where the subject matter is regulated, the regulated domain wins, even where the Owner sits elsewhere</w:t>
            </w:r>
          </w:p>
        </w:tc>
        <w:tc>
          <w:tcPr/>
          <w:p w14:paraId="33D2453F" wp14:textId="77777777">
            <w:pPr>
              <w:pStyle w:val="Compact"/>
              <w:jc w:val="left"/>
            </w:pPr>
            <w:r>
              <w:rPr>
                <w:sz w:val="19"/>
              </w:rPr>
              <w:t xml:space="preserve">The higher consequence of error decides who signs. A client onboarding procedure specifying lawful basis and retention is Data Protection &amp; Privacy, not operations</w:t>
            </w:r>
          </w:p>
        </w:tc>
      </w:tr>
      <w:tr xmlns:wp14="http://schemas.microsoft.com/office/word/2010/wordml" w14:paraId="241FF991" wp14:textId="77777777">
        <w:trPr>
          <w:cantSplit/>
        </w:trPr>
        <w:tc>
          <w:tcPr/>
          <w:p w14:paraId="5FCD5EC4" wp14:textId="77777777">
            <w:pPr>
              <w:pStyle w:val="Compact"/>
              <w:jc w:val="left"/>
            </w:pPr>
            <w:r>
              <w:rPr>
                <w:sz w:val="19"/>
              </w:rPr>
              <w:t xml:space="preserve">3</w:t>
            </w:r>
          </w:p>
        </w:tc>
        <w:tc>
          <w:tcPr/>
          <w:p w14:paraId="73093213" wp14:textId="77777777">
            <w:pPr>
              <w:pStyle w:val="Compact"/>
              <w:jc w:val="left"/>
            </w:pPr>
            <w:r>
              <w:rPr>
                <w:sz w:val="19"/>
              </w:rPr>
              <w:t xml:space="preserve">Where two regulated domains apply, the longer chain wins</w:t>
            </w:r>
          </w:p>
        </w:tc>
        <w:tc>
          <w:tcPr/>
          <w:p w14:paraId="455B8849" wp14:textId="77777777">
            <w:pPr>
              <w:pStyle w:val="Compact"/>
              <w:jc w:val="left"/>
            </w:pPr>
            <w:r>
              <w:rPr>
                <w:sz w:val="19"/>
              </w:rPr>
              <w:t xml:space="preserve">The longer chain contains the shorter one, so no accountable role is skipped. A document that is both data protection and information security takes Data Protection &amp; Privacy</w:t>
            </w:r>
          </w:p>
        </w:tc>
      </w:tr>
      <w:tr xmlns:wp14="http://schemas.microsoft.com/office/word/2010/wordml" w14:paraId="1D084445" wp14:textId="77777777">
        <w:trPr>
          <w:cantSplit/>
        </w:trPr>
        <w:tc>
          <w:tcPr/>
          <w:p w14:paraId="7F86CD64" wp14:textId="77777777">
            <w:pPr>
              <w:pStyle w:val="Compact"/>
              <w:jc w:val="left"/>
            </w:pPr>
            <w:r>
              <w:rPr>
                <w:sz w:val="19"/>
              </w:rPr>
              <w:t xml:space="preserve">Residual</w:t>
            </w:r>
          </w:p>
        </w:tc>
        <w:tc>
          <w:tcPr/>
          <w:p w14:paraId="6C85343A" wp14:textId="77777777">
            <w:pPr>
              <w:pStyle w:val="Compact"/>
              <w:jc w:val="left"/>
            </w:pPr>
            <w:r>
              <w:rPr>
                <w:sz w:val="19"/>
              </w:rPr>
              <w:t xml:space="preserve">Where none resolves it, the Chief Compliance Officer assigns the domain and records the reason on the register record</w:t>
            </w:r>
          </w:p>
        </w:tc>
        <w:tc>
          <w:tcPr/>
          <w:p w14:paraId="2BE11242" wp14:textId="77777777">
            <w:pPr>
              <w:pStyle w:val="Compact"/>
              <w:jc w:val="left"/>
            </w:pPr>
            <w:r>
              <w:rPr>
                <w:sz w:val="19"/>
              </w:rPr>
              <w:t xml:space="preserve">A logged decision is better than an unresolvable rule. The Managing Director / CEO is the final escalation point for a disputed domain</w:t>
            </w:r>
          </w:p>
        </w:tc>
      </w:tr>
    </w:tbl>
    <w:p xmlns:wp14="http://schemas.microsoft.com/office/word/2010/wordml" w14:paraId="29F31294" wp14:textId="77777777">
      <w:pPr>
        <w:pStyle w:val="BodyText"/>
      </w:pPr>
      <w:r>
        <w:t xml:space="preserve">Domain assignment follows the primary accountability for the obligations the document creates, not the department that drafted it, the technology it mentions or the functions it affects. A document that cannot be placed in an Annex B domain is not approved until its domain is assigned.</w:t>
      </w:r>
    </w:p>
    <w:p xmlns:wp14="http://schemas.microsoft.com/office/word/2010/wordml" w14:paraId="71F20D5C" wp14:textId="77777777">
      <w:pPr>
        <w:pStyle w:val="BodyText"/>
      </w:pPr>
      <w:r>
        <w:t xml:space="preserve">11.3 A domain materially affected by a document is recorded as an Affected Domain. Its lead is a named reviewer, recorded in the approval record. A reviewer is not an approver, the route is unchanged, and review does not create joint ownership.</w:t>
      </w:r>
    </w:p>
    <w:p xmlns:wp14="http://schemas.microsoft.com/office/word/2010/wordml" w14:paraId="10867CA2" wp14:textId="77777777">
      <w:pPr>
        <w:pStyle w:val="BodyText"/>
      </w:pPr>
      <w:r>
        <w:t xml:space="preserve">11.4 Documents fall into two groups for consultation. Company position documents are decided by management. Operational documents need stakeholder contribution before approval.</w:t>
      </w:r>
    </w:p>
    <w:p xmlns:wp14="http://schemas.microsoft.com/office/word/2010/wordml" w14:paraId="633F8E59" wp14:textId="77777777">
      <w:pPr>
        <w:pStyle w:val="BodyText"/>
      </w:pPr>
      <w:r>
        <w:t xml:space="preserve">11.5 Operational documents. Before First Pass Approval of a new document or material change: 1. The Owner identifies the roles that operate, depend on or are materially affected by the requirements, including subject-matter experts. 2. The Owner shares the draft under Section 12.0 and asks contributors to confirm accuracy, practicality, role and handoff clarity, and consistency with their own controls. 3. Consultation is held in a meeting or by correspondence through a controlled link. Silence, or circulation without an opportunity to respond, is not consultation. 4. The Owner resolves material disagreement by revision or escalates it to the Final Approver, whose decision stands. No contributor holds a veto. 5. The Owner records the evidence (minutes or correspondence thread showing who was consulted, what they contributed and how it was dealt with) as REC-0626.</w:t>
      </w:r>
    </w:p>
    <w:p xmlns:wp14="http://schemas.microsoft.com/office/word/2010/wordml" w14:paraId="05063213" wp14:textId="77777777">
      <w:pPr>
        <w:pStyle w:val="BodyText"/>
      </w:pPr>
      <w:r>
        <w:t xml:space="preserve">11.6 Company position documents are decided and issued by management through the approval route without stakeholder consultation. The Owner records the designation on the register record and the Final Approver confirms it. Validation (11.9) and sensitisation (11.7) still apply.</w:t>
      </w:r>
    </w:p>
    <w:p xmlns:wp14="http://schemas.microsoft.com/office/word/2010/wordml" w14:paraId="76D0556F" wp14:textId="77777777">
      <w:pPr>
        <w:pStyle w:val="BodyText"/>
      </w:pPr>
      <w:r>
        <w:t xml:space="preserve">11.7 Sensitisation. For a new document, a material change, or a document reissued after a nonconformity or incident, the Owner briefs affected staff on the content and what changed, and records the briefing as REC-0627 before the document takes effect. The Line Manager keeps evidence of briefings for their staff.</w:t>
      </w:r>
    </w:p>
    <w:p xmlns:wp14="http://schemas.microsoft.com/office/word/2010/wordml" w14:paraId="674D799E" wp14:textId="77777777">
      <w:pPr>
        <w:pStyle w:val="BodyText"/>
      </w:pPr>
      <w:r>
        <w:t xml:space="preserve">11.8 How the two passes work: 1. The Owner submits the completed draft to the First Pass role for the domain (Annex B). 2. The First Pass role reviews the substance, confirms the content is correct for the domain, and endorses or returns it with specific findings. An endorsement without review is a failure of this step. 3. The Compliance Executive (QMS &amp; NDPA) standardises the format, confirms parent, layer, domain, register fields, mandatory content, the segregation rule and the validation results. Where the Compliance Executive (QMS &amp; NDPA) also holds another role in the route, the acts are recorded separately. 4. Any Affected-Domain reviewer records comment. 5. The Final Approval role releases the document. Both approvals are workflow events recording role, person, signature and time. A document carrying one approval is not issued.</w:t>
      </w:r>
    </w:p>
    <w:p xmlns:wp14="http://schemas.microsoft.com/office/word/2010/wordml" w14:paraId="41363259" wp14:textId="77777777">
      <w:pPr>
        <w:pStyle w:val="BodyText"/>
      </w:pPr>
      <w:r>
        <w:t xml:space="preserve">11.9 Segregation. First Pass and Final Approval are held by different roles and different people. A document where one role holds both is rejected and does not enter the register until corrected. Where one person holds both routed roles, the Chief Compliance Officer names an alternate role for one pass and records it on the register record. The Document Owner is an accountability role, not an approval role, and is not part of this test; drafting a document does not disqualify a role from approving it. The Compliance Executive (QMS &amp; NDPA) enforces this at every review, at all layers and in all domains.</w:t>
      </w:r>
    </w:p>
    <w:p xmlns:wp14="http://schemas.microsoft.com/office/word/2010/wordml" w14:paraId="004C117D" wp14:textId="77777777">
      <w:pPr>
        <w:pStyle w:val="BodyText"/>
      </w:pPr>
      <w:r>
        <w:t xml:space="preserve">11.10 A vacant approval role does not invalidate a document; the role remains the named authority. Approval passes to the next senior role in that reporting line until the role is filled. The HR Manager notifies the Compliance Executive (QMS &amp; NDPA) within 2 working days of a vacancy affecting an approval role.</w:t>
      </w:r>
    </w:p>
    <w:p xmlns:wp14="http://schemas.microsoft.com/office/word/2010/wordml" w14:paraId="5F315F00" wp14:textId="77777777">
      <w:pPr>
        <w:pStyle w:val="BodyText"/>
      </w:pPr>
      <w:r>
        <w:t xml:space="preserve">11.11 Supporting documents (Guidelines, Playbooks, Checklists, Forms, Templates) are approved by the Owner's Line Manager after the Compliance Executive (QMS &amp; NDPA) confirms they sit under an approved governing document.</w:t>
      </w:r>
    </w:p>
    <w:p xmlns:wp14="http://schemas.microsoft.com/office/word/2010/wordml" w14:paraId="474BACAF" wp14:textId="77777777">
      <w:pPr>
        <w:pStyle w:val="BodyText"/>
      </w:pPr>
      <w:r>
        <w:t xml:space="preserve">11.12 Approval by layer is withdrawn. The Chief Technology Officer is not an approval-route role; this is deliberate so its absence is not read as an omission. Technology and software documents are approved through the Software &amp; Product Development or IT &amp; Infrastructure domain; information security documents through the Information Security domain.</w:t>
      </w:r>
    </w:p>
    <w:p xmlns:wp14="http://schemas.microsoft.com/office/word/2010/wordml" w14:paraId="2E5A2FAE" wp14:textId="77777777">
      <w:pPr>
        <w:pStyle w:val="BodyText"/>
      </w:pPr>
      <w:r>
        <w:t xml:space="preserve">11.13 AI-drafted documents follow the same lifecycle. AI drafting does not shorten review, consultation, sensitisation or approval.</w:t>
      </w:r>
    </w:p>
    <w:bookmarkEnd w:id="30"/>
    <w:bookmarkStart w:name="X55cf8946ec6c83acb0406e6633c4714c78abd76" w:id="31"/>
    <w:p xmlns:wp14="http://schemas.microsoft.com/office/word/2010/wordml" w14:paraId="41DDD7A5" wp14:textId="77777777">
      <w:pPr>
        <w:pStyle w:val="Heading2"/>
        <w:keepNext/>
        <w:pageBreakBefore w:val="0"/>
      </w:pPr>
      <w:r>
        <w:t xml:space="preserve">12.0 Draft Handling and Sharing (implements CDI-015)</w:t>
      </w:r>
    </w:p>
    <w:p xmlns:wp14="http://schemas.microsoft.com/office/word/2010/wordml" w14:paraId="71932D39" wp14:textId="77777777">
      <w:pPr>
        <w:pStyle w:val="FirstParagraph"/>
      </w:pPr>
      <w:r>
        <w:t xml:space="preserve">12.1 Drafts are held in the working area, carry the status Draft in metadata and a visible DRAFT watermark, and have no version number. Draft iterations are held in the repository version history.</w:t>
      </w:r>
    </w:p>
    <w:p xmlns:wp14="http://schemas.microsoft.com/office/word/2010/wordml" w14:paraId="4C1BC630" wp14:textId="77777777">
      <w:pPr>
        <w:pStyle w:val="BodyText"/>
      </w:pPr>
      <w:r>
        <w:t xml:space="preserve">12.2 A draft is not shared with anyone until it carries the Draft status and watermark.</w:t>
      </w:r>
    </w:p>
    <w:p xmlns:wp14="http://schemas.microsoft.com/office/word/2010/wordml" w14:paraId="06A5F4FF" wp14:textId="77777777">
      <w:pPr>
        <w:pStyle w:val="BodyText"/>
      </w:pPr>
      <w:r>
        <w:t xml:space="preserve">12.3 The Owner shares a draft for review: 1. as a PDF only; 2. through a controlled-access link with a set expiry date; 3. with download disabled ("Can't Download").</w:t>
      </w:r>
    </w:p>
    <w:p xmlns:wp14="http://schemas.microsoft.com/office/word/2010/wordml" w14:paraId="7C78C70C" wp14:textId="77777777">
      <w:pPr>
        <w:pStyle w:val="BodyText"/>
      </w:pPr>
      <w:r>
        <w:t xml:space="preserve">12.4 The editable source file (.docx) is not distributed to anyone except the Compliance Executive (QMS &amp; NDPA).</w:t>
      </w:r>
    </w:p>
    <w:p xmlns:wp14="http://schemas.microsoft.com/office/word/2010/wordml" w14:paraId="5D71272C" wp14:textId="77777777">
      <w:pPr>
        <w:pStyle w:val="BodyText"/>
      </w:pPr>
      <w:r>
        <w:t xml:space="preserve">12.5 The Compliance Executive (QMS &amp; NDPA) is custodian of all editable source copies, draft or approved, and keeps their version control.</w:t>
      </w:r>
    </w:p>
    <w:p xmlns:wp14="http://schemas.microsoft.com/office/word/2010/wordml" w14:paraId="7CDAC218" wp14:textId="77777777">
      <w:pPr>
        <w:pStyle w:val="BodyText"/>
      </w:pPr>
      <w:r>
        <w:t xml:space="preserve">12.6 Where consultation runs by correspondence, the correspondence carries the controlled link, not an attached file.</w:t>
      </w:r>
    </w:p>
    <w:p xmlns:wp14="http://schemas.microsoft.com/office/word/2010/wordml" w14:paraId="06ECD500" wp14:textId="77777777">
      <w:pPr>
        <w:pStyle w:val="BodyText"/>
      </w:pPr>
      <w:r>
        <w:t xml:space="preserve">12.7 An unlabelled or editable draft found in circulation is withdrawn by the Owner and raised as a nonconformity to the Compliance Executive (QMS &amp; NDPA).</w:t>
      </w:r>
    </w:p>
    <w:bookmarkEnd w:id="31"/>
    <w:bookmarkStart w:name="publication-and-use-implements-cdi-011" w:id="32"/>
    <w:p xmlns:wp14="http://schemas.microsoft.com/office/word/2010/wordml" w14:paraId="7CC4DE61" wp14:textId="77777777">
      <w:pPr>
        <w:pStyle w:val="Heading2"/>
        <w:keepNext/>
        <w:pageBreakBefore w:val="0"/>
      </w:pPr>
      <w:r>
        <w:t xml:space="preserve">13.0 Publication and Use (implements CDI-011)</w:t>
      </w:r>
    </w:p>
    <w:p xmlns:wp14="http://schemas.microsoft.com/office/word/2010/wordml" w14:paraId="46C13008" wp14:textId="77777777">
      <w:pPr>
        <w:pStyle w:val="FirstParagraph"/>
      </w:pPr>
      <w:r>
        <w:t xml:space="preserve">13.1 On Final Approval the platform sets the status to Approved, removes the DRAFT watermark, publishes the controlled view in the designated library under a file name equal to the title, updates the Document Register and triggers extraction. Extracted controls, roles, evidence and steps are confirmed by a person in the AI Review Queue before they update the registers.</w:t>
      </w:r>
    </w:p>
    <w:p xmlns:wp14="http://schemas.microsoft.com/office/word/2010/wordml" w14:paraId="727E30BD" wp14:textId="77777777">
      <w:pPr>
        <w:pStyle w:val="BodyText"/>
      </w:pPr>
      <w:r>
        <w:t xml:space="preserve">13.2 The Owner notifies Line Managers of affected staff, and the briefing required by 11.7 is completed.</w:t>
      </w:r>
    </w:p>
    <w:p xmlns:wp14="http://schemas.microsoft.com/office/word/2010/wordml" w14:paraId="2DC59D3A" wp14:textId="77777777">
      <w:pPr>
        <w:pStyle w:val="BodyText"/>
      </w:pPr>
      <w:r>
        <w:t xml:space="preserve">13.3 The controlled copy is the current approved version in the GRC platform or its published library. Only one version of a document is live.</w:t>
      </w:r>
    </w:p>
    <w:p xmlns:wp14="http://schemas.microsoft.com/office/word/2010/wordml" w14:paraId="046DA9E9" wp14:textId="77777777">
      <w:pPr>
        <w:pStyle w:val="BodyText"/>
      </w:pPr>
      <w:r>
        <w:t xml:space="preserve">13.4 Every export, download or print carries the document identity, version, generation date and the statement "Uncontrolled when printed or downloaded". No export becomes a master.</w:t>
      </w:r>
    </w:p>
    <w:p xmlns:wp14="http://schemas.microsoft.com/office/word/2010/wordml" w14:paraId="5A4AEF91" wp14:textId="77777777">
      <w:pPr>
        <w:pStyle w:val="BodyText"/>
      </w:pPr>
      <w:r>
        <w:t xml:space="preserve">13.5 On publication the Owner deletes draft copies from local and personal cloud storage. Staff do not keep or circulate personal copies for current use.</w:t>
      </w:r>
    </w:p>
    <w:p xmlns:wp14="http://schemas.microsoft.com/office/word/2010/wordml" w14:paraId="6BAAB082" wp14:textId="77777777">
      <w:pPr>
        <w:pStyle w:val="BodyText"/>
      </w:pPr>
      <w:r>
        <w:t xml:space="preserve">13.6 A document marked Offline Copy Required in its register record is included in the controlled offline set maintained under the Business Continuity and Disaster Recovery family.</w:t>
      </w:r>
    </w:p>
    <w:bookmarkEnd w:id="32"/>
    <w:bookmarkStart w:name="X719c5c4c35e376383206c81563c04db479a900b" w:id="33"/>
    <w:p xmlns:wp14="http://schemas.microsoft.com/office/word/2010/wordml" w14:paraId="0A81DAD6" wp14:textId="77777777">
      <w:pPr>
        <w:pStyle w:val="Heading2"/>
        <w:keepNext/>
        <w:pageBreakBefore w:val="0"/>
      </w:pPr>
      <w:r>
        <w:t xml:space="preserve">14.0 Versioning, Review and Change (implements CDI-002, CDI-012)</w:t>
      </w:r>
    </w:p>
    <w:p xmlns:wp14="http://schemas.microsoft.com/office/word/2010/wordml" w14:paraId="072060A4" wp14:textId="77777777">
      <w:pPr>
        <w:pStyle w:val="FirstParagraph"/>
      </w:pPr>
      <w:r>
        <w:t xml:space="preserve">14.1 The version increments only when a new approved version is issued. An issue is a release of changed content.</w:t>
      </w:r>
    </w:p>
    <w:p xmlns:wp14="http://schemas.microsoft.com/office/word/2010/wordml" w14:paraId="3F11F711" wp14:textId="77777777">
      <w:pPr>
        <w:pStyle w:val="BodyText"/>
      </w:pPr>
      <w:r>
        <w:t xml:space="preserve">14.2 Every issued version carries a change summary stating what changed and why. A row saying only "issued for use" does not meet this. The Compliance Executive (QMS &amp; NDPA) rejects a version increment without a stated change, and a material change without a version increment (V20).</w:t>
      </w:r>
    </w:p>
    <w:p xmlns:wp14="http://schemas.microsoft.com/office/word/2010/wordml" w14:paraId="43594AA2" wp14:textId="77777777">
      <w:pPr>
        <w:pStyle w:val="BodyText"/>
      </w:pPr>
      <w:r>
        <w:t xml:space="preserve">14.3 Correcting typographical errors, broken cross-references or formatting is not a material change and does not increment the version. It is logged.</w:t>
      </w:r>
    </w:p>
    <w:p xmlns:wp14="http://schemas.microsoft.com/office/word/2010/wordml" w14:paraId="6079C532" wp14:textId="77777777">
      <w:pPr>
        <w:pStyle w:val="BodyText"/>
      </w:pPr>
      <w:r>
        <w:t xml:space="preserve">14.4 Every governing and supporting document is reviewed at least annually. Standards are also reviewed after any material incident in their domain. All documents are also reviewed on these triggers: change in a standard, law or regulation (for example the NDPA or Customs Act); an incident, complaint or nonconformity exposing a gap; restructure or new technology; an audit finding; a change in risk profile. The platform raises review tasks from the Next Review Due date and from trigger events.</w:t>
      </w:r>
    </w:p>
    <w:p xmlns:wp14="http://schemas.microsoft.com/office/word/2010/wordml" w14:paraId="34C21007" wp14:textId="77777777">
      <w:pPr>
        <w:pStyle w:val="BodyText"/>
      </w:pPr>
      <w:r>
        <w:t xml:space="preserve">14.5 A review that finds no substantial change keeps the version, updates the Last Review Date and Next Review Due, and logs "annual review, no change". A document is reviewed and current at the date shown even where the version has not moved; an unchanged version number is not evidence of a stale document.</w:t>
      </w:r>
    </w:p>
    <w:p xmlns:wp14="http://schemas.microsoft.com/office/word/2010/wordml" w14:paraId="2CB6E33B" wp14:textId="77777777">
      <w:pPr>
        <w:pStyle w:val="BodyText"/>
      </w:pPr>
      <w:r>
        <w:t xml:space="preserve">14.6 Every review outcome is recorded with reviewer, date and decision: reissue with changes, reissue with no change, or retire.</w:t>
      </w:r>
    </w:p>
    <w:p xmlns:wp14="http://schemas.microsoft.com/office/word/2010/wordml" w14:paraId="1A4969F3" wp14:textId="77777777">
      <w:pPr>
        <w:pStyle w:val="BodyText"/>
      </w:pPr>
      <w:r>
        <w:t xml:space="preserve">14.7 A change to a parent document raises a review task on each child. A change to a control raises a review task on each document implementing it.</w:t>
      </w:r>
    </w:p>
    <w:p xmlns:wp14="http://schemas.microsoft.com/office/word/2010/wordml" w14:paraId="596BFCC5" wp14:textId="77777777">
      <w:pPr>
        <w:pStyle w:val="BodyText"/>
      </w:pPr>
      <w:r>
        <w:t xml:space="preserve">14.8 Documents reflect corrective actions, audit findings, customer feedback and Management Review outputs through this Section.</w:t>
      </w:r>
    </w:p>
    <w:bookmarkEnd w:id="33"/>
    <w:bookmarkStart w:name="X250e10dbe8bd5476f70fe99b2a1f78d2e5055d3" w:id="34"/>
    <w:p xmlns:wp14="http://schemas.microsoft.com/office/word/2010/wordml" w14:paraId="1FE43A60" wp14:textId="77777777">
      <w:pPr>
        <w:pStyle w:val="Heading2"/>
        <w:keepNext/>
        <w:pageBreakBefore w:val="0"/>
      </w:pPr>
      <w:r>
        <w:t xml:space="preserve">15.0 Supersession, Reclassification and Retirement (implements CDI-011, CDI-019)</w:t>
      </w:r>
    </w:p>
    <w:p xmlns:wp14="http://schemas.microsoft.com/office/word/2010/wordml" w14:paraId="49C3866D" wp14:textId="77777777">
      <w:pPr>
        <w:pStyle w:val="FirstParagraph"/>
      </w:pPr>
      <w:r>
        <w:t xml:space="preserve">15.1 A superseding document links to the documents it supersedes. On issue, superseded versions are set to Superseded, moved to the read-only archive library and removed from current use. The archived file name is not edited, because the archive location records the status and editing the name breaks the trail to the register.</w:t>
      </w:r>
    </w:p>
    <w:p xmlns:wp14="http://schemas.microsoft.com/office/word/2010/wordml" w14:paraId="1630E673" wp14:textId="77777777">
      <w:pPr>
        <w:pStyle w:val="BodyText"/>
      </w:pPr>
      <w:r>
        <w:t xml:space="preserve">15.2 A document is retired only through controlled change, with its disposition recorded and its controls either retired with reason or transferred to a named successor.</w:t>
      </w:r>
    </w:p>
    <w:p xmlns:wp14="http://schemas.microsoft.com/office/word/2010/wordml" w14:paraId="5ACED015" wp14:textId="77777777">
      <w:pPr>
        <w:pStyle w:val="BodyText"/>
      </w:pPr>
      <w:r>
        <w:t xml:space="preserve">15.3 Reclassification. Where a document classified as a Policy is found to be a Standard: 1. its document type changes from Policy to Standard; 2. the type segment of its code changes from POL to STD; 3. the mnemonic is normally kept; 4. its Primary Domain and Layer 2 parent are recorded; 5. its register record, control block and file name are brought into line; 6. approval follows its domain route; and 7. the former code is recorded in the Legacy Code field, with the Document Register linking it to the successor.</w:t>
      </w:r>
    </w:p>
    <w:p xmlns:wp14="http://schemas.microsoft.com/office/word/2010/wordml" w14:paraId="2D3A2A03" wp14:textId="77777777">
      <w:pPr>
        <w:pStyle w:val="BodyText"/>
      </w:pPr>
      <w:r>
        <w:t xml:space="preserve">Reclassification is done through controlled revision, not estate-wide recoding.</w:t>
      </w:r>
    </w:p>
    <w:bookmarkEnd w:id="34"/>
    <w:bookmarkStart w:name="transition-implements-cdi-016" w:id="35"/>
    <w:p xmlns:wp14="http://schemas.microsoft.com/office/word/2010/wordml" w14:paraId="23D701D3" wp14:textId="77777777">
      <w:pPr>
        <w:pStyle w:val="Heading2"/>
        <w:keepNext/>
        <w:pageBreakBefore w:val="0"/>
      </w:pPr>
      <w:r>
        <w:t xml:space="preserve">16.0 Transition (implements CDI-016)</w:t>
      </w:r>
    </w:p>
    <w:p xmlns:wp14="http://schemas.microsoft.com/office/word/2010/wordml" w14:paraId="5A0F834F" wp14:textId="77777777">
      <w:pPr>
        <w:pStyle w:val="FirstParagraph"/>
      </w:pPr>
      <w:r>
        <w:t xml:space="preserve">16.1 Documents approved before this Procedure took effect remain valid. They are not invalidated by carrying an approval authority assigned under the layer model, a retired code or a legacy file name, and are not reapproved for that reason alone.</w:t>
      </w:r>
    </w:p>
    <w:p xmlns:wp14="http://schemas.microsoft.com/office/word/2010/wordml" w14:paraId="0887476A" wp14:textId="77777777">
      <w:pPr>
        <w:pStyle w:val="BodyText"/>
      </w:pPr>
      <w:r>
        <w:t xml:space="preserve">16.2 Each is brought into line at its next revision, scheduled or unscheduled. At that revision the Owner: 1. adds the Primary Domain; 2. replaces Revision and Issue with Version; 3. recodes a retired code or function code using the Annex B map and records the old code as Legacy Code; 4. corrects the file name under 6.8; 5. assigns First Pass and Final Approval under Annex B; 6. splits a combined Policy and Procedure document under 5.8.</w:t>
      </w:r>
    </w:p>
    <w:p xmlns:wp14="http://schemas.microsoft.com/office/word/2010/wordml" w14:paraId="1415B23C" wp14:textId="77777777">
      <w:pPr>
        <w:pStyle w:val="BodyText"/>
      </w:pPr>
      <w:r>
        <w:t xml:space="preserve">16.3 The Compliance Executive (QMS &amp; NDPA) keeps a transition list in the Document Register (transition status field) and reports it at each Management Review until it is closed.</w:t>
      </w:r>
    </w:p>
    <w:bookmarkEnd w:id="35"/>
    <w:bookmarkStart w:name="Xc5ffe0d42a694d52bf28a9124e1ca9335d943cb" w:id="36"/>
    <w:p xmlns:wp14="http://schemas.microsoft.com/office/word/2010/wordml" w14:paraId="40BFFD15" wp14:textId="77777777">
      <w:pPr>
        <w:pStyle w:val="Heading2"/>
        <w:keepNext/>
        <w:pageBreakBefore w:val="0"/>
      </w:pPr>
      <w:r>
        <w:t xml:space="preserve">17.0 Roles and the Organogram (implements CDI-009)</w:t>
      </w:r>
    </w:p>
    <w:p xmlns:wp14="http://schemas.microsoft.com/office/word/2010/wordml" w14:paraId="4B9F2BAF" wp14:textId="77777777">
      <w:pPr>
        <w:pStyle w:val="FirstParagraph"/>
      </w:pPr>
      <w:r>
        <w:t xml:space="preserve">17.1 The controlled organogram is published on the Everybody site in the Dragnet Document Repository. It is the only authority for role existence and reporting lines. Copies in personal OneDrives, the HR site, the Compliance site or the Intranet are not authority, and the HR Manager removes or archives them within 30 days of a new version being issued.</w:t>
      </w:r>
    </w:p>
    <w:p xmlns:wp14="http://schemas.microsoft.com/office/word/2010/wordml" w14:paraId="4A2E2563" wp14:textId="77777777">
      <w:pPr>
        <w:pStyle w:val="BodyText"/>
      </w:pPr>
      <w:r>
        <w:t xml:space="preserve">17.2 The HR Manager reviews the organogram at least quarterly and updates it within 5 working days whenever a role is created, changed or vacated. Each update is versioned and the prior version archived, not deleted.</w:t>
      </w:r>
    </w:p>
    <w:p xmlns:wp14="http://schemas.microsoft.com/office/word/2010/wordml" w14:paraId="6433761E" wp14:textId="77777777">
      <w:pPr>
        <w:pStyle w:val="BodyText"/>
      </w:pPr>
      <w:r>
        <w:t xml:space="preserve">17.3 The Role Register reflects the controlled organogram and the verified identity directory. A role named in a controlled document must exist in the Role Register before the document is approved; a role not present is added by the HR Manager first (V07).</w:t>
      </w:r>
    </w:p>
    <w:p xmlns:wp14="http://schemas.microsoft.com/office/word/2010/wordml" w14:paraId="74650643" wp14:textId="77777777">
      <w:pPr>
        <w:pStyle w:val="BodyText"/>
      </w:pPr>
      <w:r>
        <w:t xml:space="preserve">17.4 Where a role is removed or renamed, the platform flags every document and control naming it, and the Compliance Executive (QMS &amp; NDPA) has them reviewed within 10 working days.</w:t>
      </w:r>
    </w:p>
    <w:p xmlns:wp14="http://schemas.microsoft.com/office/word/2010/wordml" w14:paraId="70410EE2" wp14:textId="77777777">
      <w:pPr>
        <w:pStyle w:val="BodyText"/>
      </w:pPr>
      <w:r>
        <w:t xml:space="preserve">17.5 Individuals are named only in approval and workflow events, not in controlled text.</w:t>
      </w:r>
    </w:p>
    <w:p xmlns:wp14="http://schemas.microsoft.com/office/word/2010/wordml" w14:paraId="693507FA" wp14:textId="77777777">
      <w:pPr>
        <w:pStyle w:val="BodyText"/>
      </w:pPr>
      <w:r>
        <w:t xml:space="preserve">17.6 Responsibilities:</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3960"/>
        <w:gridCol w:w="3960"/>
      </w:tblGrid>
      <w:tr xmlns:wp14="http://schemas.microsoft.com/office/word/2010/wordml" w14:paraId="51BADE33" wp14:textId="77777777">
        <w:trPr>
          <w:tblHeader w:val="true"/>
          <w:cantSplit/>
          <w:tblHeader/>
        </w:trPr>
        <w:tc>
          <w:tcPr>
            <w:shd w:val="clear" w:fill="E7EAF0"/>
          </w:tcPr>
          <w:p w14:paraId="7810568A" wp14:textId="77777777">
            <w:pPr>
              <w:pStyle w:val="Compact"/>
              <w:jc w:val="left"/>
            </w:pPr>
            <w:r>
              <w:rPr>
                <w:b/>
                <w:sz w:val="19"/>
              </w:rPr>
              <w:t xml:space="preserve">Role</w:t>
            </w:r>
          </w:p>
        </w:tc>
        <w:tc>
          <w:tcPr>
            <w:shd w:val="clear" w:fill="E7EAF0"/>
          </w:tcPr>
          <w:p w14:paraId="07F20517" wp14:textId="77777777">
            <w:pPr>
              <w:pStyle w:val="Compact"/>
              <w:jc w:val="left"/>
            </w:pPr>
            <w:r>
              <w:rPr>
                <w:b/>
                <w:sz w:val="19"/>
              </w:rPr>
              <w:t xml:space="preserve">Responsibility under this Procedure</w:t>
            </w:r>
          </w:p>
        </w:tc>
      </w:tr>
      <w:tr xmlns:wp14="http://schemas.microsoft.com/office/word/2010/wordml" w14:paraId="5FB743E4" wp14:textId="77777777">
        <w:trPr>
          <w:cantSplit/>
        </w:trPr>
        <w:tc>
          <w:tcPr/>
          <w:p w14:paraId="1796A6FC" wp14:textId="77777777">
            <w:pPr>
              <w:pStyle w:val="Compact"/>
              <w:jc w:val="left"/>
            </w:pPr>
            <w:r>
              <w:rPr>
                <w:sz w:val="19"/>
              </w:rPr>
              <w:t xml:space="preserve">Document Owner (author)</w:t>
            </w:r>
          </w:p>
        </w:tc>
        <w:tc>
          <w:tcPr/>
          <w:p w14:paraId="1AAAFF89" wp14:textId="77777777">
            <w:pPr>
              <w:pStyle w:val="Compact"/>
              <w:jc w:val="left"/>
            </w:pPr>
            <w:r>
              <w:rPr>
                <w:sz w:val="19"/>
              </w:rPr>
              <w:t xml:space="preserve">Confirms parent, layer and domain. Drafts or directs drafting to Section 7.0. Defines controls and evidence. Declares automated evidence outputs. Runs consultation and sensitisation. Shares drafts under Section 12.0. Initiates review. Keeps the document current and its version history</w:t>
            </w:r>
          </w:p>
        </w:tc>
      </w:tr>
      <w:tr xmlns:wp14="http://schemas.microsoft.com/office/word/2010/wordml" w14:paraId="0BC58647" wp14:textId="77777777">
        <w:trPr>
          <w:cantSplit/>
        </w:trPr>
        <w:tc>
          <w:tcPr/>
          <w:p w14:paraId="64370993" wp14:textId="77777777">
            <w:pPr>
              <w:pStyle w:val="Compact"/>
              <w:jc w:val="left"/>
            </w:pPr>
            <w:r>
              <w:rPr>
                <w:sz w:val="19"/>
              </w:rPr>
              <w:t xml:space="preserve">Stakeholders</w:t>
            </w:r>
          </w:p>
        </w:tc>
        <w:tc>
          <w:tcPr/>
          <w:p w14:paraId="5E9D0876" wp14:textId="77777777">
            <w:pPr>
              <w:pStyle w:val="Compact"/>
              <w:jc w:val="left"/>
            </w:pPr>
            <w:r>
              <w:rPr>
                <w:sz w:val="19"/>
              </w:rPr>
              <w:t xml:space="preserve">Review drafts for accuracy and practicality. Give feedback. Attend sensitisation</w:t>
            </w:r>
          </w:p>
        </w:tc>
      </w:tr>
      <w:tr xmlns:wp14="http://schemas.microsoft.com/office/word/2010/wordml" w14:paraId="43DD0287" wp14:textId="77777777">
        <w:trPr>
          <w:cantSplit/>
        </w:trPr>
        <w:tc>
          <w:tcPr/>
          <w:p w14:paraId="751F4B01" wp14:textId="77777777">
            <w:pPr>
              <w:pStyle w:val="Compact"/>
              <w:jc w:val="left"/>
            </w:pPr>
            <w:r>
              <w:rPr>
                <w:sz w:val="19"/>
              </w:rPr>
              <w:t xml:space="preserve">Line Manager</w:t>
            </w:r>
          </w:p>
        </w:tc>
        <w:tc>
          <w:tcPr/>
          <w:p w14:paraId="101DFCBC" wp14:textId="77777777">
            <w:pPr>
              <w:pStyle w:val="Compact"/>
              <w:jc w:val="left"/>
            </w:pPr>
            <w:r>
              <w:rPr>
                <w:sz w:val="19"/>
              </w:rPr>
              <w:t xml:space="preserve">Confirms the document meets departmental need. Ensures staff use the current version. Arranges and documents briefings on material changes. Approves supporting documents</w:t>
            </w:r>
          </w:p>
        </w:tc>
      </w:tr>
      <w:tr xmlns:wp14="http://schemas.microsoft.com/office/word/2010/wordml" w14:paraId="60C1259C" wp14:textId="77777777">
        <w:trPr>
          <w:cantSplit/>
        </w:trPr>
        <w:tc>
          <w:tcPr/>
          <w:p w14:paraId="2334FE4A" wp14:textId="77777777">
            <w:pPr>
              <w:pStyle w:val="Compact"/>
              <w:jc w:val="left"/>
            </w:pPr>
            <w:r>
              <w:rPr>
                <w:sz w:val="19"/>
              </w:rPr>
              <w:t xml:space="preserve">Compliance Executive (QMS &amp; NDPA)</w:t>
            </w:r>
          </w:p>
        </w:tc>
        <w:tc>
          <w:tcPr/>
          <w:p w14:paraId="47C95832" wp14:textId="77777777">
            <w:pPr>
              <w:pStyle w:val="Compact"/>
              <w:jc w:val="left"/>
            </w:pPr>
            <w:r>
              <w:rPr>
                <w:sz w:val="19"/>
              </w:rPr>
              <w:t xml:space="preserve">Owns this Procedure. Standardises format and inserts control elements. Maintains validation checks. Confirms hierarchy, domain, content and segregation. Decides FLAG results. Reviews the Document Register quarterly. Keeps the transition list. Custodian of editable source copies. Decides record admissions</w:t>
            </w:r>
          </w:p>
        </w:tc>
      </w:tr>
      <w:tr xmlns:wp14="http://schemas.microsoft.com/office/word/2010/wordml" w14:paraId="7B15E8E5" wp14:textId="77777777">
        <w:trPr>
          <w:cantSplit/>
        </w:trPr>
        <w:tc>
          <w:tcPr/>
          <w:p w14:paraId="20ACF5DF" wp14:textId="77777777">
            <w:pPr>
              <w:pStyle w:val="Compact"/>
              <w:jc w:val="left"/>
            </w:pPr>
            <w:r>
              <w:rPr>
                <w:sz w:val="19"/>
              </w:rPr>
              <w:t xml:space="preserve">Information Security Officer</w:t>
            </w:r>
          </w:p>
        </w:tc>
        <w:tc>
          <w:tcPr/>
          <w:p w14:paraId="71326351" wp14:textId="77777777">
            <w:pPr>
              <w:pStyle w:val="Compact"/>
              <w:jc w:val="left"/>
            </w:pPr>
            <w:r>
              <w:rPr>
                <w:sz w:val="19"/>
              </w:rPr>
              <w:t xml:space="preserve">Maintains the Document Register. Confirms layer placement, parent traceability and ISO/IEC 27001 alignment. Runs internal audits of document control and the retrieval test</w:t>
            </w:r>
          </w:p>
        </w:tc>
      </w:tr>
      <w:tr xmlns:wp14="http://schemas.microsoft.com/office/word/2010/wordml" w14:paraId="186366E3" wp14:textId="77777777">
        <w:trPr>
          <w:cantSplit/>
        </w:trPr>
        <w:tc>
          <w:tcPr/>
          <w:p w14:paraId="438EB5E1" wp14:textId="77777777">
            <w:pPr>
              <w:pStyle w:val="Compact"/>
              <w:jc w:val="left"/>
            </w:pPr>
            <w:r>
              <w:rPr>
                <w:sz w:val="19"/>
              </w:rPr>
              <w:t xml:space="preserve">Chief Compliance Officer</w:t>
            </w:r>
          </w:p>
        </w:tc>
        <w:tc>
          <w:tcPr/>
          <w:p w14:paraId="3F20DB57" wp14:textId="77777777">
            <w:pPr>
              <w:pStyle w:val="Compact"/>
              <w:jc w:val="left"/>
            </w:pPr>
            <w:r>
              <w:rPr>
                <w:sz w:val="19"/>
              </w:rPr>
              <w:t xml:space="preserve">Owns reference data (Annex B). Assigns residual domains. Names alternates under 11.9. Handles escalations</w:t>
            </w:r>
          </w:p>
        </w:tc>
      </w:tr>
      <w:tr xmlns:wp14="http://schemas.microsoft.com/office/word/2010/wordml" w14:paraId="00F360ED" wp14:textId="77777777">
        <w:trPr>
          <w:cantSplit/>
        </w:trPr>
        <w:tc>
          <w:tcPr/>
          <w:p w14:paraId="087259BB" wp14:textId="77777777">
            <w:pPr>
              <w:pStyle w:val="Compact"/>
              <w:jc w:val="left"/>
            </w:pPr>
            <w:r>
              <w:rPr>
                <w:sz w:val="19"/>
              </w:rPr>
              <w:t xml:space="preserve">HR Manager</w:t>
            </w:r>
          </w:p>
        </w:tc>
        <w:tc>
          <w:tcPr/>
          <w:p w14:paraId="5F78B23D" wp14:textId="77777777">
            <w:pPr>
              <w:pStyle w:val="Compact"/>
              <w:jc w:val="left"/>
            </w:pPr>
            <w:r>
              <w:rPr>
                <w:sz w:val="19"/>
              </w:rPr>
              <w:t xml:space="preserve">Maintains the organogram. Notifies approval-role vacancies</w:t>
            </w:r>
          </w:p>
        </w:tc>
      </w:tr>
      <w:tr xmlns:wp14="http://schemas.microsoft.com/office/word/2010/wordml" w14:paraId="09B358F0" wp14:textId="77777777">
        <w:trPr>
          <w:cantSplit/>
        </w:trPr>
        <w:tc>
          <w:tcPr/>
          <w:p w14:paraId="32B536CA" wp14:textId="77777777">
            <w:pPr>
              <w:pStyle w:val="Compact"/>
              <w:jc w:val="left"/>
            </w:pPr>
            <w:r>
              <w:rPr>
                <w:sz w:val="19"/>
              </w:rPr>
              <w:t xml:space="preserve">All staff</w:t>
            </w:r>
          </w:p>
        </w:tc>
        <w:tc>
          <w:tcPr/>
          <w:p w14:paraId="34975A2C" wp14:textId="77777777">
            <w:pPr>
              <w:pStyle w:val="Compact"/>
              <w:jc w:val="left"/>
            </w:pPr>
            <w:r>
              <w:rPr>
                <w:sz w:val="19"/>
              </w:rPr>
              <w:t xml:space="preserve">Use only controlled copies. Report outdated, conflicting or uncontrolled copies. Follow confidentiality and security rules</w:t>
            </w:r>
          </w:p>
        </w:tc>
      </w:tr>
    </w:tbl>
    <w:bookmarkEnd w:id="36"/>
    <w:bookmarkStart w:name="ai-and-automation-implements-cdi-014" w:id="37"/>
    <w:p xmlns:wp14="http://schemas.microsoft.com/office/word/2010/wordml" w14:paraId="26781A42" wp14:textId="77777777">
      <w:pPr>
        <w:pStyle w:val="Heading2"/>
        <w:keepNext/>
        <w:pageBreakBefore w:val="0"/>
      </w:pPr>
      <w:r>
        <w:t xml:space="preserve">18.0 AI and Automation (implements CDI-014)</w:t>
      </w:r>
    </w:p>
    <w:p xmlns:wp14="http://schemas.microsoft.com/office/word/2010/wordml" w14:paraId="4CFBFBC2" wp14:textId="77777777">
      <w:pPr>
        <w:pStyle w:val="FirstParagraph"/>
      </w:pPr>
      <w:r>
        <w:t xml:space="preserve">18.1 GRC agents may draft documents, extract controls, roles, evidence and steps, harmonise terminology, run validation checks, route work, chase evidence and propose new governed objects. The Policy Drafter agent drafts to this Procedure; the CDI Checker agent validates against Section 10.0. Where an agent's output and this Procedure differ, this Procedure prevails and the agent is corrected.</w:t>
      </w:r>
    </w:p>
    <w:p xmlns:wp14="http://schemas.microsoft.com/office/word/2010/wordml" w14:paraId="59F493CC" wp14:textId="77777777">
      <w:pPr>
        <w:pStyle w:val="BodyText"/>
      </w:pPr>
      <w:r>
        <w:t xml:space="preserve">18.2 GRC agents may not approve, publish, retire, reclassify or change the status of a document, control, role, risk acceptance or record rule; may not communicate with regulators, clients or auditors; may not close audit findings; and may not process data outside approved boundaries.</w:t>
      </w:r>
    </w:p>
    <w:p xmlns:wp14="http://schemas.microsoft.com/office/word/2010/wordml" w14:paraId="63776855" wp14:textId="77777777">
      <w:pPr>
        <w:pStyle w:val="BodyText"/>
      </w:pPr>
      <w:r>
        <w:t xml:space="preserve">18.3 A new governed object proposed during drafting is marked Provisional and routed to its governing authority. Drafting may continue with the provisional reference. The document cannot be approved while a blocking check depends on a provisional object, except the V09 case in 9.3.</w:t>
      </w:r>
    </w:p>
    <w:p xmlns:wp14="http://schemas.microsoft.com/office/word/2010/wordml" w14:paraId="56601EBB" wp14:textId="77777777">
      <w:pPr>
        <w:pStyle w:val="BodyText"/>
      </w:pPr>
      <w:r>
        <w:t xml:space="preserve">18.4 Extracted items enter the registers only after a person confirms them in the AI Review Queue (REC-0637).</w:t>
      </w:r>
    </w:p>
    <w:p xmlns:wp14="http://schemas.microsoft.com/office/word/2010/wordml" w14:paraId="4A3E1A63" wp14:textId="77777777">
      <w:pPr>
        <w:pStyle w:val="BodyText"/>
      </w:pPr>
      <w:r>
        <w:t xml:space="preserve">18.5 Every agent action on a controlled record is logged with agent identity, time, input, output and the confirming person (REC-0636). The register record's AI Involvement field states which agent contributed and to which step.</w:t>
      </w:r>
    </w:p>
    <w:p xmlns:wp14="http://schemas.microsoft.com/office/word/2010/wordml" w14:paraId="3A471335" wp14:textId="77777777">
      <w:pPr>
        <w:pStyle w:val="BodyText"/>
      </w:pPr>
      <w:r>
        <w:t xml:space="preserve">18.6 Agent prompts, configurations and model versions are held as controlled specifications and changed through this Procedure.</w:t>
      </w:r>
    </w:p>
    <w:p xmlns:wp14="http://schemas.microsoft.com/office/word/2010/wordml" w14:paraId="3C8A6588" wp14:textId="77777777">
      <w:pPr>
        <w:pStyle w:val="BodyText"/>
      </w:pPr>
      <w:r>
        <w:t xml:space="preserve">18.7 The Compliance Executive (QMS &amp; NDPA) reviews the agent action log at least annually and reports to Management Review.</w:t>
      </w:r>
    </w:p>
    <w:p xmlns:wp14="http://schemas.microsoft.com/office/word/2010/wordml" w14:paraId="0798A4FB" wp14:textId="77777777">
      <w:pPr>
        <w:pStyle w:val="BodyText"/>
      </w:pPr>
      <w:r>
        <w:t xml:space="preserve">18.8 Where an agent fails, the human process continues. The malfunction is raised as an incident, and the Chief Compliance Officer may suspend the agent.</w:t>
      </w:r>
    </w:p>
    <w:bookmarkEnd w:id="37"/>
    <w:bookmarkStart w:name="X6a2d403aa95ea1c58abc32fa5d29fd9189db8b9" w:id="38"/>
    <w:p xmlns:wp14="http://schemas.microsoft.com/office/word/2010/wordml" w14:paraId="3BC493F0" wp14:textId="77777777">
      <w:pPr>
        <w:pStyle w:val="Heading2"/>
        <w:keepNext/>
        <w:pageBreakBefore w:val="0"/>
      </w:pPr>
      <w:r>
        <w:t xml:space="preserve">19.0 Monitoring and One Record of Truth (implements CDI-008)</w:t>
      </w:r>
    </w:p>
    <w:p xmlns:wp14="http://schemas.microsoft.com/office/word/2010/wordml" w14:paraId="12F71391" wp14:textId="77777777">
      <w:pPr>
        <w:pStyle w:val="FirstParagraph"/>
      </w:pPr>
      <w:r>
        <w:t xml:space="preserve">19.1 Every monitored control carries its monitoring method, frequency, responsible role, evidence source and evidence freshness period on its control record. These values are changed on the control record, not by revising this Procedure.</w:t>
      </w:r>
    </w:p>
    <w:p xmlns:wp14="http://schemas.microsoft.com/office/word/2010/wordml" w14:paraId="6E03595A" wp14:textId="77777777">
      <w:pPr>
        <w:pStyle w:val="BodyText"/>
      </w:pPr>
      <w:r>
        <w:t xml:space="preserve">19.2 Evidence older than its freshness period is an exception even where it exists.</w:t>
      </w:r>
    </w:p>
    <w:p xmlns:wp14="http://schemas.microsoft.com/office/word/2010/wordml" w14:paraId="4690AF0D" wp14:textId="77777777">
      <w:pPr>
        <w:pStyle w:val="BodyText"/>
      </w:pPr>
      <w:r>
        <w:t xml:space="preserve">19.3 Compliance monitoring is continuous operational assurance; Internal Audit is independent assurance. Neither replaces the other. Monitoring operation, cadence, evidence acceptance, exception handling and reporting follow the Compliance Monitoring Procedure.</w:t>
      </w:r>
    </w:p>
    <w:p xmlns:wp14="http://schemas.microsoft.com/office/word/2010/wordml" w14:paraId="23ABCB09" wp14:textId="77777777">
      <w:pPr>
        <w:pStyle w:val="BodyText"/>
      </w:pPr>
      <w:r>
        <w:t xml:space="preserve">19.4 Every incident, nonconformity, complaint, improvement, audit finding and control exception is created, owned and tracked in its governed source record. The GRC platform derives the current internal risk position from open gaps. It does not create a separate internal risk register or local risk IDs. Other views link to the source record.</w:t>
      </w:r>
    </w:p>
    <w:bookmarkEnd w:id="38"/>
    <w:bookmarkStart w:name="X300bcd5d19867405f3ba533dd8909f26a895d1a" w:id="39"/>
    <w:p xmlns:wp14="http://schemas.microsoft.com/office/word/2010/wordml" w14:paraId="0DD5B797" wp14:textId="77777777">
      <w:pPr>
        <w:pStyle w:val="Heading2"/>
        <w:keepNext/>
        <w:pageBreakBefore w:val="0"/>
      </w:pPr>
      <w:r>
        <w:t xml:space="preserve">20.0 Integrity and Protection of Records (implements IRG-019 to IRG-022, IRG-024)</w:t>
      </w:r>
    </w:p>
    <w:p xmlns:wp14="http://schemas.microsoft.com/office/word/2010/wordml" w14:paraId="1C482F0B" wp14:textId="77777777">
      <w:pPr>
        <w:pStyle w:val="FirstParagraph"/>
      </w:pPr>
      <w:r>
        <w:t xml:space="preserve">20.1 Security-sensitive records, including incident logs, change logs, approval events, validation logs and audit trails, are protected against tampering and unauthorised disclosure.</w:t>
      </w:r>
    </w:p>
    <w:p xmlns:wp14="http://schemas.microsoft.com/office/word/2010/wordml" w14:paraId="54ED7394" wp14:textId="77777777">
      <w:pPr>
        <w:pStyle w:val="BodyText"/>
      </w:pPr>
      <w:r>
        <w:t xml:space="preserve">20.2 Storage: 1. The Custodian Role keeps digital records in approved cloud platforms covered by a data processing agreement, with access restricted to authorised roles. 2. The Information Security Officer confirms personal data records are encrypted at rest and in transit, and that encryption keys are kept for the full retention period. 3. No removable media is used for primary storage. 4. Physical records are kept only where law requires, scanned to the digital store, and held in locked access-controlled cabinets or rooms with an index, suitable environmental conditions and an access log kept by the Custodian Role.</w:t>
      </w:r>
    </w:p>
    <w:p xmlns:wp14="http://schemas.microsoft.com/office/word/2010/wordml" w14:paraId="43707140" wp14:textId="77777777">
      <w:pPr>
        <w:pStyle w:val="BodyText"/>
      </w:pPr>
      <w:r>
        <w:t xml:space="preserve">20.3 Access review. The Information Security Officer reviews access to sensitive record categories at least annually and removes excess access.</w:t>
      </w:r>
    </w:p>
    <w:p xmlns:wp14="http://schemas.microsoft.com/office/word/2010/wordml" w14:paraId="3C5EA741" wp14:textId="77777777">
      <w:pPr>
        <w:pStyle w:val="BodyText"/>
      </w:pPr>
      <w:r>
        <w:t xml:space="preserve">20.4 Destruction: 1. The Custodian Role confirms the disposition decision under 9.7 and that no hold applies. 2. Digital: the Custodian Role deletes the records from all locations, including backups and email, using a recognised sanitisation method, and obtains deletion confirmation from the system or provider. 3. Physical: records are cross-cut shredded or incinerated by an approved contractor. Every physical destruction is witnessed by two authorised staff. 4. A certificate of destruction is obtained for physical records classified Confidential or above, for any destruction by an external provider, and wherever law, contract or the Catalogue rule requires it. 5. The Compliance Executive (QMS &amp; NDPA) enters the destruction in the Records Disposition and Destruction Log: record category, Record ID, date, method, authorising role and person, certificate or confirmation reference. 6. For personal data, the Custodian Role notes the destruction in the data subject record where one exists.</w:t>
      </w:r>
    </w:p>
    <w:p xmlns:wp14="http://schemas.microsoft.com/office/word/2010/wordml" w14:paraId="0588D6ED" wp14:textId="77777777">
      <w:pPr>
        <w:pStyle w:val="BodyText"/>
      </w:pPr>
      <w:r>
        <w:t xml:space="preserve">20.5 Retrieval test. Within the annual internal audit, the Information Security Officer selects a sample of control-used records across each production mode and retrieves each from its named store by its retrieval route. Failures are raised as nonconformities to the Custodian Role.</w:t>
      </w:r>
    </w:p>
    <w:p xmlns:wp14="http://schemas.microsoft.com/office/word/2010/wordml" w14:paraId="3F2661ED" wp14:textId="77777777">
      <w:pPr>
        <w:pStyle w:val="BodyText"/>
      </w:pPr>
      <w:r>
        <w:t xml:space="preserve">20.6 Awareness. The Compliance Executive (QMS &amp; NDPA) briefs Custodian Roles and Control Owners on the records rules on appointment and at least annually, and the Line Manager keeps the briefing record.</w:t>
      </w:r>
    </w:p>
    <w:p xmlns:wp14="http://schemas.microsoft.com/office/word/2010/wordml" w14:paraId="07787659" wp14:textId="77777777">
      <w:pPr>
        <w:pStyle w:val="BodyText"/>
      </w:pPr>
      <w:r>
        <w:t xml:space="preserve">20.7 Deletion from a working system does not by itself establish disposition. Disposition follows the governed Record Name, holds, archives and backup treatment.</w:t>
      </w:r>
    </w:p>
    <w:bookmarkEnd w:id="39"/>
    <w:bookmarkStart w:name="audit-and-improvement-implements-cdi-021" w:id="40"/>
    <w:p xmlns:wp14="http://schemas.microsoft.com/office/word/2010/wordml" w14:paraId="63AB41EE" wp14:textId="77777777">
      <w:pPr>
        <w:pStyle w:val="Heading2"/>
        <w:keepNext/>
        <w:pageBreakBefore w:val="0"/>
      </w:pPr>
      <w:r>
        <w:t xml:space="preserve">21.0 Audit and Improvement (implements CDI-021)</w:t>
      </w:r>
    </w:p>
    <w:p xmlns:wp14="http://schemas.microsoft.com/office/word/2010/wordml" w14:paraId="04E01F9A" wp14:textId="77777777">
      <w:pPr>
        <w:pStyle w:val="FirstParagraph"/>
      </w:pPr>
      <w:r>
        <w:t xml:space="preserve">21.1 At least annually, internal audit verifies that staff use current controlled versions, the Document Register is accurate and complete, the parent and segregation rules hold, domain assignment is consistent, validation checks operate as configured, and records are retrievable and disposed of as the Catalogue states. Nonconformities are tracked to closure.</w:t>
      </w:r>
    </w:p>
    <w:p xmlns:wp14="http://schemas.microsoft.com/office/word/2010/wordml" w14:paraId="03B3E804" wp14:textId="77777777">
      <w:pPr>
        <w:pStyle w:val="BodyText"/>
      </w:pPr>
      <w:r>
        <w:t xml:space="preserve">21.2 The Compliance Executive (QMS &amp; NDPA) reviews the estate for hierarchy, duplication, authoring quality, GRC readiness, evidence declarations and stale references. Findings are raised in their own source record (incident, nonconformity, improvement or change request).</w:t>
      </w:r>
    </w:p>
    <w:p xmlns:wp14="http://schemas.microsoft.com/office/word/2010/wordml" w14:paraId="76BA4659" wp14:textId="77777777">
      <w:pPr>
        <w:pStyle w:val="BodyText"/>
      </w:pPr>
      <w:r>
        <w:t xml:space="preserve">21.3 Audit results, monitoring results, check failure trends, staff feedback, changes in standards, the transition list and performance data feed Management Review, which may direct an update to this Procedure or further training.</w:t>
      </w:r>
    </w:p>
    <w:p xmlns:wp14="http://schemas.microsoft.com/office/word/2010/wordml" w14:paraId="055A37A9" wp14:textId="77777777">
      <w:pPr>
        <w:pStyle w:val="BodyText"/>
      </w:pPr>
      <w:r>
        <w:t xml:space="preserve">21.4 This Procedure is revised under the lifecycle it defines: confirm parent, layer and domain; draft; First Pass; review; Final Approval; publish; register.</w:t>
      </w:r>
    </w:p>
    <w:bookmarkEnd w:id="40"/>
    <w:bookmarkStart w:name="records-produced" w:id="41"/>
    <w:p xmlns:wp14="http://schemas.microsoft.com/office/word/2010/wordml" w14:paraId="3437D0F9" wp14:textId="77777777">
      <w:pPr>
        <w:pStyle w:val="Heading2"/>
        <w:keepNext/>
        <w:pageBreakBefore w:val="0"/>
      </w:pPr>
      <w:r>
        <w:t xml:space="preserve">22.0 Records Produced</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2640"/>
        <w:gridCol w:w="2640"/>
        <w:gridCol w:w="2640"/>
      </w:tblGrid>
      <w:tr xmlns:wp14="http://schemas.microsoft.com/office/word/2010/wordml" w14:paraId="7BDF0368" wp14:textId="77777777">
        <w:trPr>
          <w:tblHeader w:val="true"/>
          <w:cantSplit/>
          <w:tblHeader/>
        </w:trPr>
        <w:tc>
          <w:tcPr>
            <w:shd w:val="clear" w:fill="E7EAF0"/>
          </w:tcPr>
          <w:p w14:paraId="468A8E92" wp14:textId="77777777">
            <w:pPr>
              <w:pStyle w:val="Compact"/>
              <w:jc w:val="left"/>
            </w:pPr>
            <w:r>
              <w:rPr>
                <w:b/>
                <w:sz w:val="19"/>
              </w:rPr>
              <w:t xml:space="preserve">Record</w:t>
            </w:r>
          </w:p>
        </w:tc>
        <w:tc>
          <w:tcPr>
            <w:shd w:val="clear" w:fill="E7EAF0"/>
          </w:tcPr>
          <w:p w14:paraId="3452A95F" wp14:textId="77777777">
            <w:pPr>
              <w:pStyle w:val="Compact"/>
              <w:jc w:val="left"/>
            </w:pPr>
            <w:r>
              <w:rPr>
                <w:b/>
                <w:sz w:val="19"/>
              </w:rPr>
              <w:t xml:space="preserve">Record ID</w:t>
            </w:r>
          </w:p>
        </w:tc>
        <w:tc>
          <w:tcPr>
            <w:shd w:val="clear" w:fill="E7EAF0"/>
          </w:tcPr>
          <w:p w14:paraId="7ECFC951" wp14:textId="77777777">
            <w:pPr>
              <w:pStyle w:val="Compact"/>
              <w:jc w:val="left"/>
            </w:pPr>
            <w:r>
              <w:rPr>
                <w:b/>
                <w:sz w:val="19"/>
              </w:rPr>
              <w:t xml:space="preserve">Production mode</w:t>
            </w:r>
          </w:p>
        </w:tc>
      </w:tr>
      <w:tr xmlns:wp14="http://schemas.microsoft.com/office/word/2010/wordml" w14:paraId="4643787F" wp14:textId="77777777">
        <w:trPr>
          <w:cantSplit/>
        </w:trPr>
        <w:tc>
          <w:tcPr/>
          <w:p w14:paraId="26C5D173" wp14:textId="77777777">
            <w:pPr>
              <w:pStyle w:val="Compact"/>
              <w:jc w:val="left"/>
            </w:pPr>
            <w:r>
              <w:rPr>
                <w:sz w:val="19"/>
              </w:rPr>
              <w:t xml:space="preserve">Controlled Document Register</w:t>
            </w:r>
          </w:p>
        </w:tc>
        <w:tc>
          <w:tcPr/>
          <w:p w14:paraId="28EE6501" wp14:textId="77777777">
            <w:pPr>
              <w:pStyle w:val="Compact"/>
              <w:jc w:val="left"/>
            </w:pPr>
            <w:r>
              <w:rPr>
                <w:sz w:val="19"/>
              </w:rPr>
              <w:t xml:space="preserve">REC-0623</w:t>
            </w:r>
          </w:p>
        </w:tc>
        <w:tc>
          <w:tcPr/>
          <w:p w14:paraId="56AD5605" wp14:textId="77777777">
            <w:pPr>
              <w:pStyle w:val="Compact"/>
              <w:jc w:val="left"/>
            </w:pPr>
            <w:r>
              <w:rPr>
                <w:sz w:val="19"/>
              </w:rPr>
              <w:t xml:space="preserve">System-generated</w:t>
            </w:r>
          </w:p>
        </w:tc>
      </w:tr>
      <w:tr xmlns:wp14="http://schemas.microsoft.com/office/word/2010/wordml" w14:paraId="3FE6BB37" wp14:textId="77777777">
        <w:trPr>
          <w:cantSplit/>
        </w:trPr>
        <w:tc>
          <w:tcPr/>
          <w:p w14:paraId="63F7D7D0" wp14:textId="77777777">
            <w:pPr>
              <w:pStyle w:val="Compact"/>
              <w:jc w:val="left"/>
            </w:pPr>
            <w:r>
              <w:rPr>
                <w:sz w:val="19"/>
              </w:rPr>
              <w:t xml:space="preserve">Document Change Request</w:t>
            </w:r>
          </w:p>
        </w:tc>
        <w:tc>
          <w:tcPr/>
          <w:p w14:paraId="2401DFAB" wp14:textId="77777777">
            <w:pPr>
              <w:pStyle w:val="Compact"/>
              <w:jc w:val="left"/>
            </w:pPr>
            <w:r>
              <w:rPr>
                <w:sz w:val="19"/>
              </w:rPr>
              <w:t xml:space="preserve">REC-0624</w:t>
            </w:r>
          </w:p>
        </w:tc>
        <w:tc>
          <w:tcPr/>
          <w:p w14:paraId="49A4FB40" wp14:textId="77777777">
            <w:pPr>
              <w:pStyle w:val="Compact"/>
              <w:jc w:val="left"/>
            </w:pPr>
            <w:r>
              <w:rPr>
                <w:sz w:val="19"/>
              </w:rPr>
              <w:t xml:space="preserve">Form-completed</w:t>
            </w:r>
          </w:p>
        </w:tc>
      </w:tr>
      <w:tr xmlns:wp14="http://schemas.microsoft.com/office/word/2010/wordml" w14:paraId="723201A1" wp14:textId="77777777">
        <w:trPr>
          <w:cantSplit/>
        </w:trPr>
        <w:tc>
          <w:tcPr/>
          <w:p w14:paraId="629CF570" wp14:textId="77777777">
            <w:pPr>
              <w:pStyle w:val="Compact"/>
              <w:jc w:val="left"/>
            </w:pPr>
            <w:r>
              <w:rPr>
                <w:sz w:val="19"/>
              </w:rPr>
              <w:t xml:space="preserve">Controlled Document Approval Record</w:t>
            </w:r>
          </w:p>
        </w:tc>
        <w:tc>
          <w:tcPr/>
          <w:p w14:paraId="0894E977" wp14:textId="77777777">
            <w:pPr>
              <w:pStyle w:val="Compact"/>
              <w:jc w:val="left"/>
            </w:pPr>
            <w:r>
              <w:rPr>
                <w:sz w:val="19"/>
              </w:rPr>
              <w:t xml:space="preserve">REC-0625</w:t>
            </w:r>
          </w:p>
        </w:tc>
        <w:tc>
          <w:tcPr/>
          <w:p w14:paraId="6AD06874" wp14:textId="77777777">
            <w:pPr>
              <w:pStyle w:val="Compact"/>
              <w:jc w:val="left"/>
            </w:pPr>
            <w:r>
              <w:rPr>
                <w:sz w:val="19"/>
              </w:rPr>
              <w:t xml:space="preserve">System-generated</w:t>
            </w:r>
          </w:p>
        </w:tc>
      </w:tr>
      <w:tr xmlns:wp14="http://schemas.microsoft.com/office/word/2010/wordml" w14:paraId="2C899A7D" wp14:textId="77777777">
        <w:trPr>
          <w:cantSplit/>
        </w:trPr>
        <w:tc>
          <w:tcPr/>
          <w:p w14:paraId="75AD01F6" wp14:textId="77777777">
            <w:pPr>
              <w:pStyle w:val="Compact"/>
              <w:jc w:val="left"/>
            </w:pPr>
            <w:r>
              <w:rPr>
                <w:sz w:val="19"/>
              </w:rPr>
              <w:t xml:space="preserve">Stakeholder Alignment Record</w:t>
            </w:r>
          </w:p>
        </w:tc>
        <w:tc>
          <w:tcPr/>
          <w:p w14:paraId="5E3B8DEC" wp14:textId="77777777">
            <w:pPr>
              <w:pStyle w:val="Compact"/>
              <w:jc w:val="left"/>
            </w:pPr>
            <w:r>
              <w:rPr>
                <w:sz w:val="19"/>
              </w:rPr>
              <w:t xml:space="preserve">REC-0626</w:t>
            </w:r>
          </w:p>
        </w:tc>
        <w:tc>
          <w:tcPr/>
          <w:p w14:paraId="38544C9A" wp14:textId="77777777">
            <w:pPr>
              <w:pStyle w:val="Compact"/>
              <w:jc w:val="left"/>
            </w:pPr>
            <w:r>
              <w:rPr>
                <w:sz w:val="19"/>
              </w:rPr>
              <w:t xml:space="preserve">Document or file</w:t>
            </w:r>
          </w:p>
        </w:tc>
      </w:tr>
      <w:tr xmlns:wp14="http://schemas.microsoft.com/office/word/2010/wordml" w14:paraId="02D423DB" wp14:textId="77777777">
        <w:trPr>
          <w:cantSplit/>
        </w:trPr>
        <w:tc>
          <w:tcPr/>
          <w:p w14:paraId="0E0E2D37" wp14:textId="77777777">
            <w:pPr>
              <w:pStyle w:val="Compact"/>
              <w:jc w:val="left"/>
            </w:pPr>
            <w:r>
              <w:rPr>
                <w:sz w:val="19"/>
              </w:rPr>
              <w:t xml:space="preserve">Controlled Document Sensitisation Record</w:t>
            </w:r>
          </w:p>
        </w:tc>
        <w:tc>
          <w:tcPr/>
          <w:p w14:paraId="5D650D9B" wp14:textId="77777777">
            <w:pPr>
              <w:pStyle w:val="Compact"/>
              <w:jc w:val="left"/>
            </w:pPr>
            <w:r>
              <w:rPr>
                <w:sz w:val="19"/>
              </w:rPr>
              <w:t xml:space="preserve">REC-0627</w:t>
            </w:r>
          </w:p>
        </w:tc>
        <w:tc>
          <w:tcPr/>
          <w:p w14:paraId="3C0F9B07" wp14:textId="77777777">
            <w:pPr>
              <w:pStyle w:val="Compact"/>
              <w:jc w:val="left"/>
            </w:pPr>
            <w:r>
              <w:rPr>
                <w:sz w:val="19"/>
              </w:rPr>
              <w:t xml:space="preserve">Form-completed</w:t>
            </w:r>
          </w:p>
        </w:tc>
      </w:tr>
      <w:tr xmlns:wp14="http://schemas.microsoft.com/office/word/2010/wordml" w14:paraId="4F350B30" wp14:textId="77777777">
        <w:trPr>
          <w:cantSplit/>
        </w:trPr>
        <w:tc>
          <w:tcPr/>
          <w:p w14:paraId="0853864A" wp14:textId="77777777">
            <w:pPr>
              <w:pStyle w:val="Compact"/>
              <w:jc w:val="left"/>
            </w:pPr>
            <w:r>
              <w:rPr>
                <w:sz w:val="19"/>
              </w:rPr>
              <w:t xml:space="preserve">Superseded/Updated Controlled Document</w:t>
            </w:r>
          </w:p>
        </w:tc>
        <w:tc>
          <w:tcPr/>
          <w:p w14:paraId="6762E948" wp14:textId="77777777">
            <w:pPr>
              <w:pStyle w:val="Compact"/>
              <w:jc w:val="left"/>
            </w:pPr>
            <w:r>
              <w:rPr>
                <w:sz w:val="19"/>
              </w:rPr>
              <w:t xml:space="preserve">REC-0490</w:t>
            </w:r>
          </w:p>
        </w:tc>
        <w:tc>
          <w:tcPr/>
          <w:p w14:paraId="09037338" wp14:textId="77777777">
            <w:pPr>
              <w:pStyle w:val="Compact"/>
              <w:jc w:val="left"/>
            </w:pPr>
            <w:r>
              <w:rPr>
                <w:sz w:val="19"/>
              </w:rPr>
              <w:t xml:space="preserve">Document or file</w:t>
            </w:r>
          </w:p>
        </w:tc>
      </w:tr>
      <w:tr xmlns:wp14="http://schemas.microsoft.com/office/word/2010/wordml" w14:paraId="34A06BF8" wp14:textId="77777777">
        <w:trPr>
          <w:cantSplit/>
        </w:trPr>
        <w:tc>
          <w:tcPr/>
          <w:p w14:paraId="42103883" wp14:textId="77777777">
            <w:pPr>
              <w:pStyle w:val="Compact"/>
              <w:jc w:val="left"/>
            </w:pPr>
            <w:r>
              <w:rPr>
                <w:sz w:val="19"/>
              </w:rPr>
              <w:t xml:space="preserve">Controlled Document Validation Result</w:t>
            </w:r>
          </w:p>
        </w:tc>
        <w:tc>
          <w:tcPr/>
          <w:p w14:paraId="2806741A" wp14:textId="77777777">
            <w:pPr>
              <w:pStyle w:val="Compact"/>
              <w:jc w:val="left"/>
            </w:pPr>
            <w:r>
              <w:rPr>
                <w:sz w:val="19"/>
              </w:rPr>
              <w:t xml:space="preserve">REC-0635</w:t>
            </w:r>
          </w:p>
        </w:tc>
        <w:tc>
          <w:tcPr/>
          <w:p w14:paraId="761FB43A" wp14:textId="77777777">
            <w:pPr>
              <w:pStyle w:val="Compact"/>
              <w:jc w:val="left"/>
            </w:pPr>
            <w:r>
              <w:rPr>
                <w:sz w:val="19"/>
              </w:rPr>
              <w:t xml:space="preserve">System-generated</w:t>
            </w:r>
          </w:p>
        </w:tc>
      </w:tr>
      <w:tr xmlns:wp14="http://schemas.microsoft.com/office/word/2010/wordml" w14:paraId="1D2F053A" wp14:textId="77777777">
        <w:trPr>
          <w:cantSplit/>
        </w:trPr>
        <w:tc>
          <w:tcPr/>
          <w:p w14:paraId="2C5CEC1E" wp14:textId="77777777">
            <w:pPr>
              <w:pStyle w:val="Compact"/>
              <w:jc w:val="left"/>
            </w:pPr>
            <w:r>
              <w:rPr>
                <w:sz w:val="19"/>
              </w:rPr>
              <w:t xml:space="preserve">GRC Agent Action Record</w:t>
            </w:r>
          </w:p>
        </w:tc>
        <w:tc>
          <w:tcPr/>
          <w:p w14:paraId="53861BA8" wp14:textId="77777777">
            <w:pPr>
              <w:pStyle w:val="Compact"/>
              <w:jc w:val="left"/>
            </w:pPr>
            <w:r>
              <w:rPr>
                <w:sz w:val="19"/>
              </w:rPr>
              <w:t xml:space="preserve">REC-0636</w:t>
            </w:r>
          </w:p>
        </w:tc>
        <w:tc>
          <w:tcPr/>
          <w:p w14:paraId="1EA968F2" wp14:textId="77777777">
            <w:pPr>
              <w:pStyle w:val="Compact"/>
              <w:jc w:val="left"/>
            </w:pPr>
            <w:r>
              <w:rPr>
                <w:sz w:val="19"/>
              </w:rPr>
              <w:t xml:space="preserve">System-generated</w:t>
            </w:r>
          </w:p>
        </w:tc>
      </w:tr>
      <w:tr xmlns:wp14="http://schemas.microsoft.com/office/word/2010/wordml" w14:paraId="2F81AB07" wp14:textId="77777777">
        <w:trPr>
          <w:cantSplit/>
        </w:trPr>
        <w:tc>
          <w:tcPr/>
          <w:p w14:paraId="207ABC09" wp14:textId="77777777">
            <w:pPr>
              <w:pStyle w:val="Compact"/>
              <w:jc w:val="left"/>
            </w:pPr>
            <w:r>
              <w:rPr>
                <w:sz w:val="19"/>
              </w:rPr>
              <w:t xml:space="preserve">Human Extraction Review Decision</w:t>
            </w:r>
          </w:p>
        </w:tc>
        <w:tc>
          <w:tcPr/>
          <w:p w14:paraId="0FF4ECEB" wp14:textId="77777777">
            <w:pPr>
              <w:pStyle w:val="Compact"/>
              <w:jc w:val="left"/>
            </w:pPr>
            <w:r>
              <w:rPr>
                <w:sz w:val="19"/>
              </w:rPr>
              <w:t xml:space="preserve">REC-0637</w:t>
            </w:r>
          </w:p>
        </w:tc>
        <w:tc>
          <w:tcPr/>
          <w:p w14:paraId="533ECFD1" wp14:textId="77777777">
            <w:pPr>
              <w:pStyle w:val="Compact"/>
              <w:jc w:val="left"/>
            </w:pPr>
            <w:r>
              <w:rPr>
                <w:sz w:val="19"/>
              </w:rPr>
              <w:t xml:space="preserve">System-generated</w:t>
            </w:r>
          </w:p>
        </w:tc>
      </w:tr>
      <w:tr xmlns:wp14="http://schemas.microsoft.com/office/word/2010/wordml" w14:paraId="51722869" wp14:textId="77777777">
        <w:trPr>
          <w:cantSplit/>
        </w:trPr>
        <w:tc>
          <w:tcPr/>
          <w:p w14:paraId="0332BABB" wp14:textId="77777777">
            <w:pPr>
              <w:pStyle w:val="Compact"/>
              <w:jc w:val="left"/>
            </w:pPr>
            <w:r>
              <w:rPr>
                <w:sz w:val="19"/>
              </w:rPr>
              <w:t xml:space="preserve">Compliance Monitoring Exception</w:t>
            </w:r>
          </w:p>
        </w:tc>
        <w:tc>
          <w:tcPr/>
          <w:p w14:paraId="72529E17" wp14:textId="77777777">
            <w:pPr>
              <w:pStyle w:val="Compact"/>
              <w:jc w:val="left"/>
            </w:pPr>
            <w:r>
              <w:rPr>
                <w:sz w:val="19"/>
              </w:rPr>
              <w:t xml:space="preserve">REC-0160</w:t>
            </w:r>
          </w:p>
        </w:tc>
        <w:tc>
          <w:tcPr/>
          <w:p w14:paraId="0ED88774" wp14:textId="77777777">
            <w:pPr>
              <w:pStyle w:val="Compact"/>
              <w:jc w:val="left"/>
            </w:pPr>
            <w:r>
              <w:rPr>
                <w:sz w:val="19"/>
              </w:rPr>
              <w:t xml:space="preserve">Form-completed</w:t>
            </w:r>
          </w:p>
        </w:tc>
      </w:tr>
      <w:tr xmlns:wp14="http://schemas.microsoft.com/office/word/2010/wordml" w14:paraId="60F3824B" wp14:textId="77777777">
        <w:trPr>
          <w:cantSplit/>
        </w:trPr>
        <w:tc>
          <w:tcPr/>
          <w:p w14:paraId="054B19C3" wp14:textId="77777777">
            <w:pPr>
              <w:pStyle w:val="Compact"/>
              <w:jc w:val="left"/>
            </w:pPr>
            <w:r>
              <w:rPr>
                <w:sz w:val="19"/>
              </w:rPr>
              <w:t xml:space="preserve">Records Governance Decision Record</w:t>
            </w:r>
          </w:p>
        </w:tc>
        <w:tc>
          <w:tcPr/>
          <w:p w14:paraId="6D9BC03E" wp14:textId="77777777">
            <w:pPr>
              <w:pStyle w:val="Compact"/>
              <w:jc w:val="left"/>
            </w:pPr>
            <w:r>
              <w:rPr>
                <w:sz w:val="19"/>
              </w:rPr>
              <w:t xml:space="preserve">REC-0629</w:t>
            </w:r>
          </w:p>
        </w:tc>
        <w:tc>
          <w:tcPr/>
          <w:p w14:paraId="35B2CC1E" wp14:textId="77777777">
            <w:pPr>
              <w:pStyle w:val="Compact"/>
              <w:jc w:val="left"/>
            </w:pPr>
            <w:r>
              <w:rPr>
                <w:sz w:val="19"/>
              </w:rPr>
              <w:t xml:space="preserve">Form-completed</w:t>
            </w:r>
          </w:p>
        </w:tc>
      </w:tr>
      <w:tr xmlns:wp14="http://schemas.microsoft.com/office/word/2010/wordml" w14:paraId="65777E30" wp14:textId="77777777">
        <w:trPr>
          <w:cantSplit/>
        </w:trPr>
        <w:tc>
          <w:tcPr/>
          <w:p w14:paraId="2BF187EE" wp14:textId="77777777">
            <w:pPr>
              <w:pStyle w:val="Compact"/>
              <w:jc w:val="left"/>
            </w:pPr>
            <w:r>
              <w:rPr>
                <w:sz w:val="19"/>
              </w:rPr>
              <w:t xml:space="preserve">Record Admission Request log</w:t>
            </w:r>
          </w:p>
        </w:tc>
        <w:tc>
          <w:tcPr/>
          <w:p w14:paraId="36335044" wp14:textId="77777777">
            <w:pPr>
              <w:pStyle w:val="Compact"/>
              <w:jc w:val="left"/>
            </w:pPr>
            <w:r>
              <w:rPr>
                <w:sz w:val="19"/>
              </w:rPr>
              <w:t xml:space="preserve">Assigned on admission</w:t>
            </w:r>
          </w:p>
        </w:tc>
        <w:tc>
          <w:tcPr/>
          <w:p w14:paraId="36229D86" wp14:textId="77777777">
            <w:pPr>
              <w:pStyle w:val="Compact"/>
              <w:jc w:val="left"/>
            </w:pPr>
            <w:r>
              <w:rPr>
                <w:sz w:val="19"/>
              </w:rPr>
              <w:t xml:space="preserve">Form-completed</w:t>
            </w:r>
          </w:p>
        </w:tc>
      </w:tr>
      <w:tr xmlns:wp14="http://schemas.microsoft.com/office/word/2010/wordml" w14:paraId="300A0A9E" wp14:textId="77777777">
        <w:trPr>
          <w:cantSplit/>
        </w:trPr>
        <w:tc>
          <w:tcPr/>
          <w:p w14:paraId="33CA939C" wp14:textId="77777777">
            <w:pPr>
              <w:pStyle w:val="Compact"/>
              <w:jc w:val="left"/>
            </w:pPr>
            <w:r>
              <w:rPr>
                <w:sz w:val="19"/>
              </w:rPr>
              <w:t xml:space="preserve">Records Disposition and Destruction Log</w:t>
            </w:r>
          </w:p>
        </w:tc>
        <w:tc>
          <w:tcPr/>
          <w:p w14:paraId="03BF06C2" wp14:textId="77777777">
            <w:pPr>
              <w:pStyle w:val="Compact"/>
              <w:jc w:val="left"/>
            </w:pPr>
            <w:r>
              <w:rPr>
                <w:sz w:val="19"/>
              </w:rPr>
              <w:t xml:space="preserve">Assigned on admission</w:t>
            </w:r>
          </w:p>
        </w:tc>
        <w:tc>
          <w:tcPr/>
          <w:p w14:paraId="0D661C6B" wp14:textId="77777777">
            <w:pPr>
              <w:pStyle w:val="Compact"/>
              <w:jc w:val="left"/>
            </w:pPr>
            <w:r>
              <w:rPr>
                <w:sz w:val="19"/>
              </w:rPr>
              <w:t xml:space="preserve">Form-completed</w:t>
            </w:r>
          </w:p>
        </w:tc>
      </w:tr>
      <w:tr xmlns:wp14="http://schemas.microsoft.com/office/word/2010/wordml" w14:paraId="2972369E" wp14:textId="77777777">
        <w:trPr/>
        <w:tc>
          <w:tcPr/>
          <w:p w14:paraId="532EB54A" wp14:textId="77777777">
            <w:pPr>
              <w:pStyle w:val="Compact"/>
              <w:jc w:val="left"/>
            </w:pPr>
            <w:r>
              <w:rPr>
                <w:sz w:val="19"/>
              </w:rPr>
              <w:t xml:space="preserve">Records of the CDI and Records Forms and Templates Set</w:t>
            </w:r>
          </w:p>
        </w:tc>
        <w:tc>
          <w:tcPr/>
          <w:p w14:paraId="0C91A11B" wp14:textId="77777777">
            <w:pPr>
              <w:pStyle w:val="Compact"/>
              <w:jc w:val="left"/>
            </w:pPr>
            <w:r>
              <w:rPr>
                <w:sz w:val="19"/>
              </w:rPr>
              <w:t xml:space="preserve">Assigned on admission</w:t>
            </w:r>
          </w:p>
        </w:tc>
        <w:tc>
          <w:tcPr/>
          <w:p w14:paraId="0DF940B9" wp14:textId="77777777">
            <w:pPr>
              <w:pStyle w:val="Compact"/>
              <w:jc w:val="left"/>
            </w:pPr>
            <w:r>
              <w:rPr>
                <w:sz w:val="19"/>
              </w:rPr>
              <w:t xml:space="preserve">Form-completed</w:t>
            </w:r>
          </w:p>
        </w:tc>
      </w:tr>
      <w:tr xmlns:wp14="http://schemas.microsoft.com/office/word/2010/wordml" w14:paraId="4405111D" wp14:textId="77777777">
        <w:trPr/>
        <w:tc>
          <w:tcPr/>
          <w:p w14:paraId="1F49F0A8" wp14:textId="77777777">
            <w:pPr>
              <w:pStyle w:val="Compact"/>
              <w:jc w:val="left"/>
            </w:pPr>
            <w:r>
              <w:rPr>
                <w:sz w:val="19"/>
              </w:rPr>
              <w:t xml:space="preserve">Records Retention Rule Schedule</w:t>
            </w:r>
          </w:p>
        </w:tc>
        <w:tc>
          <w:tcPr/>
          <w:p w14:paraId="5DD1C9C3" wp14:textId="77777777">
            <w:pPr>
              <w:pStyle w:val="Compact"/>
              <w:jc w:val="left"/>
            </w:pPr>
            <w:r>
              <w:rPr>
                <w:sz w:val="19"/>
              </w:rPr>
              <w:t xml:space="preserve">Assigned on admission</w:t>
            </w:r>
          </w:p>
        </w:tc>
        <w:tc>
          <w:tcPr/>
          <w:p w14:paraId="03EBD385" wp14:textId="77777777">
            <w:pPr>
              <w:pStyle w:val="Compact"/>
              <w:jc w:val="left"/>
            </w:pPr>
            <w:r>
              <w:rPr>
                <w:sz w:val="19"/>
              </w:rPr>
              <w:t xml:space="preserve">Document or file</w:t>
            </w:r>
          </w:p>
        </w:tc>
      </w:tr>
    </w:tbl>
    <w:bookmarkEnd w:id="41"/>
    <w:bookmarkStart w:name="related-documents" w:id="42"/>
    <w:p xmlns:wp14="http://schemas.microsoft.com/office/word/2010/wordml" w14:paraId="1F10C6D3" wp14:textId="77777777">
      <w:pPr>
        <w:pStyle w:val="Heading2"/>
        <w:keepNext/>
        <w:pageBreakBefore w:val="0"/>
      </w:pPr>
      <w:r>
        <w:t xml:space="preserve">23.0 Related Documents</w:t>
      </w:r>
    </w:p>
    <w:p xmlns:wp14="http://schemas.microsoft.com/office/word/2010/wordml" w14:paraId="7ED93952" wp14:textId="77777777">
      <w:pPr>
        <w:numPr>
          <w:ilvl w:val="0"/>
          <w:numId w:val="1002"/>
        </w:numPr>
        <w:pStyle w:val="Compact"/>
      </w:pPr>
      <w:r>
        <w:t xml:space="preserve">Control of Documented Information Standard (parent)</w:t>
      </w:r>
    </w:p>
    <w:p xmlns:wp14="http://schemas.microsoft.com/office/word/2010/wordml" w14:paraId="68763B7C" wp14:textId="77777777">
      <w:pPr>
        <w:numPr>
          <w:ilvl w:val="0"/>
          <w:numId w:val="1002"/>
        </w:numPr>
        <w:pStyle w:val="Compact"/>
      </w:pPr>
      <w:r>
        <w:t xml:space="preserve">Control of Documented Information Policy</w:t>
      </w:r>
    </w:p>
    <w:p xmlns:wp14="http://schemas.microsoft.com/office/word/2010/wordml" w14:paraId="3AEB242B" wp14:textId="77777777">
      <w:pPr>
        <w:numPr>
          <w:ilvl w:val="0"/>
          <w:numId w:val="1002"/>
        </w:numPr>
        <w:pStyle w:val="Compact"/>
      </w:pPr>
      <w:r>
        <w:t xml:space="preserve">Records Governance Procedure</w:t>
      </w:r>
    </w:p>
    <w:p xmlns:wp14="http://schemas.microsoft.com/office/word/2010/wordml" w14:paraId="0BA000CB" wp14:textId="77777777">
      <w:pPr>
        <w:numPr>
          <w:ilvl w:val="0"/>
          <w:numId w:val="1002"/>
        </w:numPr>
        <w:pStyle w:val="Compact"/>
      </w:pPr>
      <w:r>
        <w:t xml:space="preserve">Enterprise Record Type Taxonomy and Enterprise Records Catalogue</w:t>
      </w:r>
    </w:p>
    <w:p xmlns:wp14="http://schemas.microsoft.com/office/word/2010/wordml" w14:paraId="7D756B81" wp14:textId="77777777">
      <w:pPr>
        <w:numPr>
          <w:ilvl w:val="0"/>
          <w:numId w:val="1002"/>
        </w:numPr>
        <w:pStyle w:val="Compact"/>
      </w:pPr>
      <w:r>
        <w:t xml:space="preserve">Compliance Monitoring Procedure</w:t>
      </w:r>
    </w:p>
    <w:p xmlns:wp14="http://schemas.microsoft.com/office/word/2010/wordml" w14:paraId="10EE07CC" wp14:textId="77777777">
      <w:pPr>
        <w:numPr>
          <w:ilvl w:val="0"/>
          <w:numId w:val="1002"/>
        </w:numPr>
        <w:pStyle w:val="Compact"/>
      </w:pPr>
      <w:r>
        <w:t xml:space="preserve">Internal Audit Procedure</w:t>
      </w:r>
    </w:p>
    <w:p xmlns:wp14="http://schemas.microsoft.com/office/word/2010/wordml" w14:paraId="3FCFACCB" wp14:textId="77777777">
      <w:pPr>
        <w:numPr>
          <w:ilvl w:val="0"/>
          <w:numId w:val="1002"/>
        </w:numPr>
        <w:pStyle w:val="Compact"/>
      </w:pPr>
      <w:r>
        <w:t xml:space="preserve">Nonconformity and Corrective Action Procedure</w:t>
      </w:r>
    </w:p>
    <w:p xmlns:wp14="http://schemas.microsoft.com/office/word/2010/wordml" w14:paraId="4D4055A7" wp14:textId="77777777">
      <w:pPr>
        <w:numPr>
          <w:ilvl w:val="0"/>
          <w:numId w:val="1002"/>
        </w:numPr>
        <w:pStyle w:val="Compact"/>
      </w:pPr>
      <w:r>
        <w:t xml:space="preserve">Incident Management Procedure</w:t>
      </w:r>
    </w:p>
    <w:p xmlns:wp14="http://schemas.microsoft.com/office/word/2010/wordml" w14:paraId="4F58A4DE" wp14:textId="77777777">
      <w:pPr>
        <w:numPr>
          <w:ilvl w:val="0"/>
          <w:numId w:val="1002"/>
        </w:numPr>
        <w:pStyle w:val="Compact"/>
      </w:pPr>
      <w:r>
        <w:t xml:space="preserve">Continual Improvement Procedure</w:t>
      </w:r>
    </w:p>
    <w:p xmlns:wp14="http://schemas.microsoft.com/office/word/2010/wordml" w14:paraId="75F2F91B" wp14:textId="77777777">
      <w:pPr>
        <w:numPr>
          <w:ilvl w:val="0"/>
          <w:numId w:val="1002"/>
        </w:numPr>
        <w:pStyle w:val="Compact"/>
      </w:pPr>
      <w:r>
        <w:t xml:space="preserve">Business Continuity and Disaster Recovery Policy</w:t>
      </w:r>
    </w:p>
    <w:p xmlns:wp14="http://schemas.microsoft.com/office/word/2010/wordml" w14:paraId="34E04EEF" wp14:textId="77777777">
      <w:pPr>
        <w:numPr>
          <w:ilvl w:val="0"/>
          <w:numId w:val="1002"/>
        </w:numPr>
        <w:pStyle w:val="Compact"/>
      </w:pPr>
      <w:r>
        <w:t xml:space="preserve">Dragnet Brand Manual</w:t>
      </w:r>
    </w:p>
    <w:p xmlns:wp14="http://schemas.microsoft.com/office/word/2010/wordml" w14:paraId="5191B069" wp14:textId="77777777">
      <w:pPr>
        <w:numPr>
          <w:ilvl w:val="0"/>
          <w:numId w:val="1002"/>
        </w:numPr>
        <w:pStyle w:val="Compact"/>
        <w:rPr/>
      </w:pPr>
      <w:r>
        <w:t xml:space="preserve">CDI and Records Forms and Templates Set</w:t>
      </w:r>
    </w:p>
    <w:p xmlns:wp14="http://schemas.microsoft.com/office/word/2010/wordml" w14:paraId="2C03280A" wp14:textId="77777777">
      <w:pPr>
        <w:numPr>
          <w:ilvl w:val="0"/>
          <w:numId w:val="1002"/>
        </w:numPr>
        <w:pStyle w:val="Compact"/>
        <w:rPr/>
      </w:pPr>
      <w:r>
        <w:t xml:space="preserve">Records Retention Rule Schedule</w:t>
      </w:r>
    </w:p>
    <w:p xmlns:wp14="http://schemas.microsoft.com/office/word/2010/wordml" w14:paraId="3D375FBC" wp14:textId="77777777">
      <w:pPr>
        <w:numPr>
          <w:ilvl w:val="0"/>
          <w:numId w:val="1002"/>
        </w:numPr>
        <w:pStyle w:val="Compact"/>
        <w:rPr/>
      </w:pPr>
      <w:r>
        <w:t xml:space="preserve">Legal Hold and Disposition Suspension Procedure</w:t>
      </w:r>
    </w:p>
    <w:p xmlns:wp14="http://schemas.microsoft.com/office/word/2010/wordml" w14:paraId="216D76BD" wp14:textId="77777777">
      <w:pPr>
        <w:numPr>
          <w:ilvl w:val="0"/>
          <w:numId w:val="1002"/>
        </w:numPr>
        <w:pStyle w:val="Compact"/>
        <w:rPr/>
      </w:pPr>
      <w:r>
        <w:t xml:space="preserve">Document Register and Records Platform Specification</w:t>
      </w:r>
    </w:p>
    <w:bookmarkEnd w:id="42"/>
    <w:bookmarkStart w:name="annex-a.-document-register-record" w:id="43"/>
    <w:p xmlns:wp14="http://schemas.microsoft.com/office/word/2010/wordml" w14:paraId="4BD6080D" wp14:textId="77777777">
      <w:pPr>
        <w:pStyle w:val="Heading2"/>
        <w:keepNext/>
        <w:pageBreakBefore w:val="0"/>
      </w:pPr>
      <w:r>
        <w:t xml:space="preserve">Annex A. Document Register Record</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2640"/>
        <w:gridCol w:w="2640"/>
        <w:gridCol w:w="2640"/>
      </w:tblGrid>
      <w:tr xmlns:wp14="http://schemas.microsoft.com/office/word/2010/wordml" w14:paraId="73B1A2CF" wp14:textId="77777777">
        <w:trPr>
          <w:tblHeader w:val="true"/>
          <w:cantSplit/>
          <w:tblHeader/>
        </w:trPr>
        <w:tc>
          <w:tcPr>
            <w:shd w:val="clear" w:fill="E7EAF0"/>
          </w:tcPr>
          <w:p w14:paraId="4DE3DC5E" wp14:textId="77777777">
            <w:pPr>
              <w:pStyle w:val="Compact"/>
              <w:jc w:val="left"/>
            </w:pPr>
            <w:r>
              <w:rPr>
                <w:b/>
                <w:sz w:val="19"/>
              </w:rPr>
              <w:t xml:space="preserve">Field</w:t>
            </w:r>
          </w:p>
        </w:tc>
        <w:tc>
          <w:tcPr>
            <w:shd w:val="clear" w:fill="E7EAF0"/>
          </w:tcPr>
          <w:p w14:paraId="6262AE5C" wp14:textId="77777777">
            <w:pPr>
              <w:pStyle w:val="Compact"/>
              <w:jc w:val="left"/>
            </w:pPr>
            <w:r>
              <w:rPr>
                <w:b/>
                <w:sz w:val="19"/>
              </w:rPr>
              <w:t xml:space="preserve">Rule</w:t>
            </w:r>
          </w:p>
        </w:tc>
        <w:tc>
          <w:tcPr>
            <w:shd w:val="clear" w:fill="E7EAF0"/>
          </w:tcPr>
          <w:p w14:paraId="3B021D9B" wp14:textId="77777777">
            <w:pPr>
              <w:pStyle w:val="Compact"/>
              <w:jc w:val="left"/>
            </w:pPr>
            <w:r>
              <w:rPr>
                <w:b/>
                <w:sz w:val="19"/>
              </w:rPr>
              <w:t xml:space="preserve">Mandatory</w:t>
            </w:r>
          </w:p>
        </w:tc>
      </w:tr>
      <w:tr xmlns:wp14="http://schemas.microsoft.com/office/word/2010/wordml" w14:paraId="0B226617" wp14:textId="77777777">
        <w:trPr>
          <w:cantSplit/>
        </w:trPr>
        <w:tc>
          <w:tcPr/>
          <w:p w14:paraId="03142BB2" wp14:textId="77777777">
            <w:pPr>
              <w:pStyle w:val="Compact"/>
              <w:jc w:val="left"/>
            </w:pPr>
            <w:r>
              <w:rPr>
                <w:sz w:val="19"/>
              </w:rPr>
              <w:t xml:space="preserve">System ID</w:t>
            </w:r>
          </w:p>
        </w:tc>
        <w:tc>
          <w:tcPr/>
          <w:p w14:paraId="5BA1FEE4" wp14:textId="77777777">
            <w:pPr>
              <w:pStyle w:val="Compact"/>
              <w:jc w:val="left"/>
            </w:pPr>
            <w:r>
              <w:rPr>
                <w:sz w:val="19"/>
              </w:rPr>
              <w:t xml:space="preserve">Assigned by the platform. Never reused</w:t>
            </w:r>
          </w:p>
        </w:tc>
        <w:tc>
          <w:tcPr/>
          <w:p w14:paraId="5B7FDD25" wp14:textId="77777777">
            <w:pPr>
              <w:pStyle w:val="Compact"/>
              <w:jc w:val="left"/>
            </w:pPr>
            <w:r>
              <w:rPr>
                <w:sz w:val="19"/>
              </w:rPr>
              <w:t xml:space="preserve">Yes</w:t>
            </w:r>
          </w:p>
        </w:tc>
      </w:tr>
      <w:tr xmlns:wp14="http://schemas.microsoft.com/office/word/2010/wordml" w14:paraId="582C0459" wp14:textId="77777777">
        <w:trPr>
          <w:cantSplit/>
        </w:trPr>
        <w:tc>
          <w:tcPr/>
          <w:p w14:paraId="22CF6740" wp14:textId="77777777">
            <w:pPr>
              <w:pStyle w:val="Compact"/>
              <w:jc w:val="left"/>
            </w:pPr>
            <w:r>
              <w:rPr>
                <w:sz w:val="19"/>
              </w:rPr>
              <w:t xml:space="preserve">Display code</w:t>
            </w:r>
          </w:p>
        </w:tc>
        <w:tc>
          <w:tcPr/>
          <w:p w14:paraId="3BD575C4" wp14:textId="77777777">
            <w:pPr>
              <w:pStyle w:val="Compact"/>
              <w:jc w:val="left"/>
            </w:pPr>
            <w:r>
              <w:rPr>
                <w:sz w:val="19"/>
              </w:rPr>
              <w:t xml:space="preserve">Generated DRG-[Function]-[Type]-[Mnemonic]; unique</w:t>
            </w:r>
          </w:p>
        </w:tc>
        <w:tc>
          <w:tcPr/>
          <w:p w14:paraId="55239733" wp14:textId="77777777">
            <w:pPr>
              <w:pStyle w:val="Compact"/>
              <w:jc w:val="left"/>
            </w:pPr>
            <w:r>
              <w:rPr>
                <w:sz w:val="19"/>
              </w:rPr>
              <w:t xml:space="preserve">Yes</w:t>
            </w:r>
          </w:p>
        </w:tc>
      </w:tr>
      <w:tr xmlns:wp14="http://schemas.microsoft.com/office/word/2010/wordml" w14:paraId="0B60B3F2" wp14:textId="77777777">
        <w:trPr>
          <w:cantSplit/>
        </w:trPr>
        <w:tc>
          <w:tcPr/>
          <w:p w14:paraId="5B3383E1" wp14:textId="77777777">
            <w:pPr>
              <w:pStyle w:val="Compact"/>
              <w:jc w:val="left"/>
            </w:pPr>
            <w:r>
              <w:rPr>
                <w:sz w:val="19"/>
              </w:rPr>
              <w:t xml:space="preserve">Legacy code</w:t>
            </w:r>
          </w:p>
        </w:tc>
        <w:tc>
          <w:tcPr/>
          <w:p w14:paraId="015F76D0" wp14:textId="77777777">
            <w:pPr>
              <w:pStyle w:val="Compact"/>
              <w:jc w:val="left"/>
            </w:pPr>
            <w:r>
              <w:rPr>
                <w:sz w:val="19"/>
              </w:rPr>
              <w:t xml:space="preserve">Prior code where one existed</w:t>
            </w:r>
          </w:p>
        </w:tc>
        <w:tc>
          <w:tcPr/>
          <w:p w14:paraId="08C4B632" wp14:textId="77777777">
            <w:pPr>
              <w:pStyle w:val="Compact"/>
              <w:jc w:val="left"/>
            </w:pPr>
            <w:r>
              <w:rPr>
                <w:sz w:val="19"/>
              </w:rPr>
              <w:t xml:space="preserve">Where applicable</w:t>
            </w:r>
          </w:p>
        </w:tc>
      </w:tr>
      <w:tr xmlns:wp14="http://schemas.microsoft.com/office/word/2010/wordml" w14:paraId="4445071F" wp14:textId="77777777">
        <w:trPr>
          <w:cantSplit/>
        </w:trPr>
        <w:tc>
          <w:tcPr/>
          <w:p w14:paraId="59AD10AE" wp14:textId="77777777">
            <w:pPr>
              <w:pStyle w:val="Compact"/>
              <w:jc w:val="left"/>
            </w:pPr>
            <w:r>
              <w:rPr>
                <w:sz w:val="19"/>
              </w:rPr>
              <w:t xml:space="preserve">Title</w:t>
            </w:r>
          </w:p>
        </w:tc>
        <w:tc>
          <w:tcPr/>
          <w:p w14:paraId="1B26ED12" wp14:textId="77777777">
            <w:pPr>
              <w:pStyle w:val="Compact"/>
              <w:jc w:val="left"/>
            </w:pPr>
            <w:r>
              <w:rPr>
                <w:sz w:val="19"/>
              </w:rPr>
              <w:t xml:space="preserve">Full controlled title. Equals the file name where a file exists</w:t>
            </w:r>
          </w:p>
        </w:tc>
        <w:tc>
          <w:tcPr/>
          <w:p w14:paraId="55764F03" wp14:textId="77777777">
            <w:pPr>
              <w:pStyle w:val="Compact"/>
              <w:jc w:val="left"/>
            </w:pPr>
            <w:r>
              <w:rPr>
                <w:sz w:val="19"/>
              </w:rPr>
              <w:t xml:space="preserve">Yes</w:t>
            </w:r>
          </w:p>
        </w:tc>
      </w:tr>
      <w:tr xmlns:wp14="http://schemas.microsoft.com/office/word/2010/wordml" w14:paraId="0A1F466C" wp14:textId="77777777">
        <w:trPr>
          <w:cantSplit/>
        </w:trPr>
        <w:tc>
          <w:tcPr/>
          <w:p w14:paraId="00A9C8B6" wp14:textId="77777777">
            <w:pPr>
              <w:pStyle w:val="Compact"/>
              <w:jc w:val="left"/>
            </w:pPr>
            <w:r>
              <w:rPr>
                <w:sz w:val="19"/>
              </w:rPr>
              <w:t xml:space="preserve">Document type and layer</w:t>
            </w:r>
          </w:p>
        </w:tc>
        <w:tc>
          <w:tcPr/>
          <w:p w14:paraId="35DBAB83" wp14:textId="77777777">
            <w:pPr>
              <w:pStyle w:val="Compact"/>
              <w:jc w:val="left"/>
            </w:pPr>
            <w:r>
              <w:rPr>
                <w:sz w:val="19"/>
              </w:rPr>
              <w:t xml:space="preserve">From Annex B</w:t>
            </w:r>
          </w:p>
        </w:tc>
        <w:tc>
          <w:tcPr/>
          <w:p w14:paraId="65F0DFC2" wp14:textId="77777777">
            <w:pPr>
              <w:pStyle w:val="Compact"/>
              <w:jc w:val="left"/>
            </w:pPr>
            <w:r>
              <w:rPr>
                <w:sz w:val="19"/>
              </w:rPr>
              <w:t xml:space="preserve">Yes</w:t>
            </w:r>
          </w:p>
        </w:tc>
      </w:tr>
      <w:tr xmlns:wp14="http://schemas.microsoft.com/office/word/2010/wordml" w14:paraId="430B21ED" wp14:textId="77777777">
        <w:trPr>
          <w:cantSplit/>
        </w:trPr>
        <w:tc>
          <w:tcPr/>
          <w:p w14:paraId="5EE057E8" wp14:textId="77777777">
            <w:pPr>
              <w:pStyle w:val="Compact"/>
              <w:jc w:val="left"/>
            </w:pPr>
            <w:r>
              <w:rPr>
                <w:sz w:val="19"/>
              </w:rPr>
              <w:t xml:space="preserve">Function code</w:t>
            </w:r>
          </w:p>
        </w:tc>
        <w:tc>
          <w:tcPr/>
          <w:p w14:paraId="680ECA10" wp14:textId="77777777">
            <w:pPr>
              <w:pStyle w:val="Compact"/>
              <w:jc w:val="left"/>
            </w:pPr>
            <w:r>
              <w:rPr>
                <w:sz w:val="19"/>
              </w:rPr>
              <w:t xml:space="preserve">From Annex B</w:t>
            </w:r>
          </w:p>
        </w:tc>
        <w:tc>
          <w:tcPr/>
          <w:p w14:paraId="604D630B" wp14:textId="77777777">
            <w:pPr>
              <w:pStyle w:val="Compact"/>
              <w:jc w:val="left"/>
            </w:pPr>
            <w:r>
              <w:rPr>
                <w:sz w:val="19"/>
              </w:rPr>
              <w:t xml:space="preserve">Yes</w:t>
            </w:r>
          </w:p>
        </w:tc>
      </w:tr>
      <w:tr xmlns:wp14="http://schemas.microsoft.com/office/word/2010/wordml" w14:paraId="7175CE1B" wp14:textId="77777777">
        <w:trPr>
          <w:cantSplit/>
        </w:trPr>
        <w:tc>
          <w:tcPr/>
          <w:p w14:paraId="1A64DDF7" wp14:textId="77777777">
            <w:pPr>
              <w:pStyle w:val="Compact"/>
              <w:jc w:val="left"/>
            </w:pPr>
            <w:r>
              <w:rPr>
                <w:sz w:val="19"/>
              </w:rPr>
              <w:t xml:space="preserve">Primary Domain</w:t>
            </w:r>
          </w:p>
        </w:tc>
        <w:tc>
          <w:tcPr/>
          <w:p w14:paraId="6404645A" wp14:textId="77777777">
            <w:pPr>
              <w:pStyle w:val="Compact"/>
              <w:jc w:val="left"/>
            </w:pPr>
            <w:r>
              <w:rPr>
                <w:sz w:val="19"/>
              </w:rPr>
              <w:t xml:space="preserve">From Annex B; residual assignment reason recorded</w:t>
            </w:r>
          </w:p>
        </w:tc>
        <w:tc>
          <w:tcPr/>
          <w:p w14:paraId="3C1B5E46" wp14:textId="77777777">
            <w:pPr>
              <w:pStyle w:val="Compact"/>
              <w:jc w:val="left"/>
            </w:pPr>
            <w:r>
              <w:rPr>
                <w:sz w:val="19"/>
              </w:rPr>
              <w:t xml:space="preserve">Yes</w:t>
            </w:r>
          </w:p>
        </w:tc>
      </w:tr>
      <w:tr xmlns:wp14="http://schemas.microsoft.com/office/word/2010/wordml" w14:paraId="2232AAF6" wp14:textId="77777777">
        <w:trPr>
          <w:cantSplit/>
        </w:trPr>
        <w:tc>
          <w:tcPr/>
          <w:p w14:paraId="45B6A32C" wp14:textId="77777777">
            <w:pPr>
              <w:pStyle w:val="Compact"/>
              <w:jc w:val="left"/>
            </w:pPr>
            <w:r>
              <w:rPr>
                <w:sz w:val="19"/>
              </w:rPr>
              <w:t xml:space="preserve">Affected Domains</w:t>
            </w:r>
          </w:p>
        </w:tc>
        <w:tc>
          <w:tcPr/>
          <w:p w14:paraId="2BFB97E0" wp14:textId="77777777">
            <w:pPr>
              <w:pStyle w:val="Compact"/>
              <w:jc w:val="left"/>
            </w:pPr>
            <w:r>
              <w:rPr>
                <w:sz w:val="19"/>
              </w:rPr>
              <w:t xml:space="preserve">From Annex B</w:t>
            </w:r>
          </w:p>
        </w:tc>
        <w:tc>
          <w:tcPr/>
          <w:p w14:paraId="7F1B0CD9" wp14:textId="77777777">
            <w:pPr>
              <w:pStyle w:val="Compact"/>
              <w:jc w:val="left"/>
            </w:pPr>
            <w:r>
              <w:rPr>
                <w:sz w:val="19"/>
              </w:rPr>
              <w:t xml:space="preserve">Where applicable</w:t>
            </w:r>
          </w:p>
        </w:tc>
      </w:tr>
      <w:tr xmlns:wp14="http://schemas.microsoft.com/office/word/2010/wordml" w14:paraId="112164C8" wp14:textId="77777777">
        <w:trPr>
          <w:cantSplit/>
        </w:trPr>
        <w:tc>
          <w:tcPr/>
          <w:p w14:paraId="71A72057" wp14:textId="77777777">
            <w:pPr>
              <w:pStyle w:val="Compact"/>
              <w:jc w:val="left"/>
            </w:pPr>
            <w:r>
              <w:rPr>
                <w:sz w:val="19"/>
              </w:rPr>
              <w:t xml:space="preserve">Parent</w:t>
            </w:r>
          </w:p>
        </w:tc>
        <w:tc>
          <w:tcPr/>
          <w:p w14:paraId="47D7B21D" wp14:textId="77777777">
            <w:pPr>
              <w:pStyle w:val="Compact"/>
              <w:jc w:val="left"/>
            </w:pPr>
            <w:r>
              <w:rPr>
                <w:sz w:val="19"/>
              </w:rPr>
              <w:t xml:space="preserve">Link to an approved register record</w:t>
            </w:r>
          </w:p>
        </w:tc>
        <w:tc>
          <w:tcPr/>
          <w:p w14:paraId="7D561160" wp14:textId="77777777">
            <w:pPr>
              <w:pStyle w:val="Compact"/>
              <w:jc w:val="left"/>
            </w:pPr>
            <w:r>
              <w:rPr>
                <w:sz w:val="19"/>
              </w:rPr>
              <w:t xml:space="preserve">Yes, except Master Policy and Manual</w:t>
            </w:r>
          </w:p>
        </w:tc>
      </w:tr>
      <w:tr xmlns:wp14="http://schemas.microsoft.com/office/word/2010/wordml" w14:paraId="245AD272" wp14:textId="77777777">
        <w:trPr>
          <w:cantSplit/>
        </w:trPr>
        <w:tc>
          <w:tcPr/>
          <w:p w14:paraId="12D8D93B" wp14:textId="77777777">
            <w:pPr>
              <w:pStyle w:val="Compact"/>
              <w:jc w:val="left"/>
            </w:pPr>
            <w:r>
              <w:rPr>
                <w:sz w:val="19"/>
              </w:rPr>
              <w:t xml:space="preserve">Subordinate documents</w:t>
            </w:r>
          </w:p>
        </w:tc>
        <w:tc>
          <w:tcPr/>
          <w:p w14:paraId="5C30A5E0" wp14:textId="77777777">
            <w:pPr>
              <w:pStyle w:val="Compact"/>
              <w:jc w:val="left"/>
            </w:pPr>
            <w:r>
              <w:rPr>
                <w:sz w:val="19"/>
              </w:rPr>
              <w:t xml:space="preserve">Links, maintained by the platform</w:t>
            </w:r>
          </w:p>
        </w:tc>
        <w:tc>
          <w:tcPr/>
          <w:p w14:paraId="240A2BA0" wp14:textId="77777777">
            <w:pPr>
              <w:pStyle w:val="Compact"/>
              <w:jc w:val="left"/>
            </w:pPr>
            <w:r>
              <w:rPr>
                <w:sz w:val="19"/>
              </w:rPr>
              <w:t xml:space="preserve">Yes for Layers 1 to 3</w:t>
            </w:r>
          </w:p>
        </w:tc>
      </w:tr>
      <w:tr xmlns:wp14="http://schemas.microsoft.com/office/word/2010/wordml" w14:paraId="716DADC2" wp14:textId="77777777">
        <w:trPr>
          <w:cantSplit/>
        </w:trPr>
        <w:tc>
          <w:tcPr/>
          <w:p w14:paraId="1D86DE0D" wp14:textId="77777777">
            <w:pPr>
              <w:pStyle w:val="Compact"/>
              <w:jc w:val="left"/>
            </w:pPr>
            <w:r>
              <w:rPr>
                <w:sz w:val="19"/>
              </w:rPr>
              <w:t xml:space="preserve">Owner role</w:t>
            </w:r>
          </w:p>
        </w:tc>
        <w:tc>
          <w:tcPr/>
          <w:p w14:paraId="66FFF8C1" wp14:textId="77777777">
            <w:pPr>
              <w:pStyle w:val="Compact"/>
              <w:jc w:val="left"/>
            </w:pPr>
            <w:r>
              <w:rPr>
                <w:sz w:val="19"/>
              </w:rPr>
              <w:t xml:space="preserve">Link to the Role Register</w:t>
            </w:r>
          </w:p>
        </w:tc>
        <w:tc>
          <w:tcPr/>
          <w:p w14:paraId="4482E6A6" wp14:textId="77777777">
            <w:pPr>
              <w:pStyle w:val="Compact"/>
              <w:jc w:val="left"/>
            </w:pPr>
            <w:r>
              <w:rPr>
                <w:sz w:val="19"/>
              </w:rPr>
              <w:t xml:space="preserve">Yes</w:t>
            </w:r>
          </w:p>
        </w:tc>
      </w:tr>
      <w:tr xmlns:wp14="http://schemas.microsoft.com/office/word/2010/wordml" w14:paraId="7BC93C2E" wp14:textId="77777777">
        <w:trPr>
          <w:cantSplit/>
        </w:trPr>
        <w:tc>
          <w:tcPr/>
          <w:p w14:paraId="191A20C2" wp14:textId="77777777">
            <w:pPr>
              <w:pStyle w:val="Compact"/>
              <w:jc w:val="left"/>
            </w:pPr>
            <w:r>
              <w:rPr>
                <w:sz w:val="19"/>
              </w:rPr>
              <w:t xml:space="preserve">First Pass and Final Approval roles</w:t>
            </w:r>
          </w:p>
        </w:tc>
        <w:tc>
          <w:tcPr/>
          <w:p w14:paraId="6BC3C467" wp14:textId="77777777">
            <w:pPr>
              <w:pStyle w:val="Compact"/>
              <w:jc w:val="left"/>
            </w:pPr>
            <w:r>
              <w:rPr>
                <w:sz w:val="19"/>
              </w:rPr>
              <w:t xml:space="preserve">Resolved from the domain route</w:t>
            </w:r>
          </w:p>
        </w:tc>
        <w:tc>
          <w:tcPr/>
          <w:p w14:paraId="0746FD2F" wp14:textId="77777777">
            <w:pPr>
              <w:pStyle w:val="Compact"/>
              <w:jc w:val="left"/>
            </w:pPr>
            <w:r>
              <w:rPr>
                <w:sz w:val="19"/>
              </w:rPr>
              <w:t xml:space="preserve">Yes</w:t>
            </w:r>
          </w:p>
        </w:tc>
      </w:tr>
      <w:tr xmlns:wp14="http://schemas.microsoft.com/office/word/2010/wordml" w14:paraId="5BA688FE" wp14:textId="77777777">
        <w:trPr>
          <w:cantSplit/>
        </w:trPr>
        <w:tc>
          <w:tcPr/>
          <w:p w14:paraId="253095F3" wp14:textId="77777777">
            <w:pPr>
              <w:pStyle w:val="Compact"/>
              <w:jc w:val="left"/>
            </w:pPr>
            <w:r>
              <w:rPr>
                <w:sz w:val="19"/>
              </w:rPr>
              <w:t xml:space="preserve">Alternate approval role</w:t>
            </w:r>
          </w:p>
        </w:tc>
        <w:tc>
          <w:tcPr/>
          <w:p w14:paraId="092FE46F" wp14:textId="77777777">
            <w:pPr>
              <w:pStyle w:val="Compact"/>
              <w:jc w:val="left"/>
            </w:pPr>
            <w:r>
              <w:rPr>
                <w:sz w:val="19"/>
              </w:rPr>
              <w:t xml:space="preserve">Named by the Chief Compliance Officer under 11.9</w:t>
            </w:r>
          </w:p>
        </w:tc>
        <w:tc>
          <w:tcPr/>
          <w:p w14:paraId="1454430E" wp14:textId="77777777">
            <w:pPr>
              <w:pStyle w:val="Compact"/>
              <w:jc w:val="left"/>
            </w:pPr>
            <w:r>
              <w:rPr>
                <w:sz w:val="19"/>
              </w:rPr>
              <w:t xml:space="preserve">Where applicable</w:t>
            </w:r>
          </w:p>
        </w:tc>
      </w:tr>
      <w:tr xmlns:wp14="http://schemas.microsoft.com/office/word/2010/wordml" w14:paraId="5D44F562" wp14:textId="77777777">
        <w:trPr>
          <w:cantSplit/>
        </w:trPr>
        <w:tc>
          <w:tcPr/>
          <w:p w14:paraId="29CCF28A" wp14:textId="77777777">
            <w:pPr>
              <w:pStyle w:val="Compact"/>
              <w:jc w:val="left"/>
            </w:pPr>
            <w:r>
              <w:rPr>
                <w:sz w:val="19"/>
              </w:rPr>
              <w:t xml:space="preserve">Classification and distribution</w:t>
            </w:r>
          </w:p>
        </w:tc>
        <w:tc>
          <w:tcPr/>
          <w:p w14:paraId="3C51AB92" wp14:textId="77777777">
            <w:pPr>
              <w:pStyle w:val="Compact"/>
              <w:jc w:val="left"/>
            </w:pPr>
            <w:r>
              <w:rPr>
                <w:sz w:val="19"/>
              </w:rPr>
              <w:t xml:space="preserve">From the Information Security classification control. Minimum Internal Use Only; default distribution All Staff</w:t>
            </w:r>
          </w:p>
        </w:tc>
        <w:tc>
          <w:tcPr/>
          <w:p w14:paraId="1CBDFED2" wp14:textId="77777777">
            <w:pPr>
              <w:pStyle w:val="Compact"/>
              <w:jc w:val="left"/>
            </w:pPr>
            <w:r>
              <w:rPr>
                <w:sz w:val="19"/>
              </w:rPr>
              <w:t xml:space="preserve">Yes</w:t>
            </w:r>
          </w:p>
        </w:tc>
      </w:tr>
      <w:tr xmlns:wp14="http://schemas.microsoft.com/office/word/2010/wordml" w14:paraId="5408EFBE" wp14:textId="77777777">
        <w:trPr>
          <w:cantSplit/>
        </w:trPr>
        <w:tc>
          <w:tcPr/>
          <w:p w14:paraId="1B9FBFDD" wp14:textId="77777777">
            <w:pPr>
              <w:pStyle w:val="Compact"/>
              <w:jc w:val="left"/>
            </w:pPr>
            <w:r>
              <w:rPr>
                <w:sz w:val="19"/>
              </w:rPr>
              <w:t xml:space="preserve">Status</w:t>
            </w:r>
          </w:p>
        </w:tc>
        <w:tc>
          <w:tcPr/>
          <w:p w14:paraId="780E8369" wp14:textId="77777777">
            <w:pPr>
              <w:pStyle w:val="Compact"/>
              <w:jc w:val="left"/>
            </w:pPr>
            <w:r>
              <w:rPr>
                <w:sz w:val="19"/>
              </w:rPr>
              <w:t xml:space="preserve">Draft, In Review, Approved, Superseded, Retired</w:t>
            </w:r>
          </w:p>
        </w:tc>
        <w:tc>
          <w:tcPr/>
          <w:p w14:paraId="537CF9A5" wp14:textId="77777777">
            <w:pPr>
              <w:pStyle w:val="Compact"/>
              <w:jc w:val="left"/>
            </w:pPr>
            <w:r>
              <w:rPr>
                <w:sz w:val="19"/>
              </w:rPr>
              <w:t xml:space="preserve">Yes</w:t>
            </w:r>
          </w:p>
        </w:tc>
      </w:tr>
      <w:tr xmlns:wp14="http://schemas.microsoft.com/office/word/2010/wordml" w14:paraId="08F4CB2F" wp14:textId="77777777">
        <w:trPr>
          <w:cantSplit/>
        </w:trPr>
        <w:tc>
          <w:tcPr/>
          <w:p w14:paraId="2AE331A5" wp14:textId="77777777">
            <w:pPr>
              <w:pStyle w:val="Compact"/>
              <w:jc w:val="left"/>
            </w:pPr>
            <w:r>
              <w:rPr>
                <w:sz w:val="19"/>
              </w:rPr>
              <w:t xml:space="preserve">Version</w:t>
            </w:r>
          </w:p>
        </w:tc>
        <w:tc>
          <w:tcPr/>
          <w:p w14:paraId="53F8D2C6" wp14:textId="77777777">
            <w:pPr>
              <w:pStyle w:val="Compact"/>
              <w:jc w:val="left"/>
            </w:pPr>
            <w:r>
              <w:rPr>
                <w:sz w:val="19"/>
              </w:rPr>
              <w:t xml:space="preserve">Set on issue</w:t>
            </w:r>
          </w:p>
        </w:tc>
        <w:tc>
          <w:tcPr/>
          <w:p w14:paraId="7AC4214E" wp14:textId="77777777">
            <w:pPr>
              <w:pStyle w:val="Compact"/>
              <w:jc w:val="left"/>
            </w:pPr>
            <w:r>
              <w:rPr>
                <w:sz w:val="19"/>
              </w:rPr>
              <w:t xml:space="preserve">Yes once issued</w:t>
            </w:r>
          </w:p>
        </w:tc>
      </w:tr>
      <w:tr xmlns:wp14="http://schemas.microsoft.com/office/word/2010/wordml" w14:paraId="04BD040A" wp14:textId="77777777">
        <w:trPr>
          <w:cantSplit/>
        </w:trPr>
        <w:tc>
          <w:tcPr/>
          <w:p w14:paraId="43781C93" wp14:textId="77777777">
            <w:pPr>
              <w:pStyle w:val="Compact"/>
              <w:jc w:val="left"/>
            </w:pPr>
            <w:r>
              <w:rPr>
                <w:sz w:val="19"/>
              </w:rPr>
              <w:t xml:space="preserve">Effective date, last review date, next review due</w:t>
            </w:r>
          </w:p>
        </w:tc>
        <w:tc>
          <w:tcPr/>
          <w:p w14:paraId="4196AA2C" wp14:textId="77777777">
            <w:pPr>
              <w:pStyle w:val="Compact"/>
              <w:jc w:val="left"/>
            </w:pPr>
            <w:r>
              <w:rPr>
                <w:sz w:val="19"/>
              </w:rPr>
              <w:t xml:space="preserve">Next review no later than 12 months after last review</w:t>
            </w:r>
          </w:p>
        </w:tc>
        <w:tc>
          <w:tcPr/>
          <w:p w14:paraId="07523121" wp14:textId="77777777">
            <w:pPr>
              <w:pStyle w:val="Compact"/>
              <w:jc w:val="left"/>
            </w:pPr>
            <w:r>
              <w:rPr>
                <w:sz w:val="19"/>
              </w:rPr>
              <w:t xml:space="preserve">Yes once issued</w:t>
            </w:r>
          </w:p>
        </w:tc>
      </w:tr>
      <w:tr xmlns:wp14="http://schemas.microsoft.com/office/word/2010/wordml" w14:paraId="6D55603A" wp14:textId="77777777">
        <w:trPr>
          <w:cantSplit/>
        </w:trPr>
        <w:tc>
          <w:tcPr/>
          <w:p w14:paraId="5F4BB915" wp14:textId="77777777">
            <w:pPr>
              <w:pStyle w:val="Compact"/>
              <w:jc w:val="left"/>
            </w:pPr>
            <w:r>
              <w:rPr>
                <w:sz w:val="19"/>
              </w:rPr>
              <w:t xml:space="preserve">Review outcome</w:t>
            </w:r>
          </w:p>
        </w:tc>
        <w:tc>
          <w:tcPr/>
          <w:p w14:paraId="7C7E588F" wp14:textId="77777777">
            <w:pPr>
              <w:pStyle w:val="Compact"/>
              <w:jc w:val="left"/>
            </w:pPr>
            <w:r>
              <w:rPr>
                <w:sz w:val="19"/>
              </w:rPr>
              <w:t xml:space="preserve">Reviewer, date, decision</w:t>
            </w:r>
          </w:p>
        </w:tc>
        <w:tc>
          <w:tcPr/>
          <w:p w14:paraId="22B93B98" wp14:textId="77777777">
            <w:pPr>
              <w:pStyle w:val="Compact"/>
              <w:jc w:val="left"/>
            </w:pPr>
            <w:r>
              <w:rPr>
                <w:sz w:val="19"/>
              </w:rPr>
              <w:t xml:space="preserve">Yes once reviewed</w:t>
            </w:r>
          </w:p>
        </w:tc>
      </w:tr>
      <w:tr xmlns:wp14="http://schemas.microsoft.com/office/word/2010/wordml" w14:paraId="563963CC" wp14:textId="77777777">
        <w:trPr>
          <w:cantSplit/>
        </w:trPr>
        <w:tc>
          <w:tcPr/>
          <w:p w14:paraId="56CC5600" wp14:textId="77777777">
            <w:pPr>
              <w:pStyle w:val="Compact"/>
              <w:jc w:val="left"/>
            </w:pPr>
            <w:r>
              <w:rPr>
                <w:sz w:val="19"/>
              </w:rPr>
              <w:t xml:space="preserve">Change summary</w:t>
            </w:r>
          </w:p>
        </w:tc>
        <w:tc>
          <w:tcPr/>
          <w:p w14:paraId="1F89E46A" wp14:textId="77777777">
            <w:pPr>
              <w:pStyle w:val="Compact"/>
              <w:jc w:val="left"/>
            </w:pPr>
            <w:r>
              <w:rPr>
                <w:sz w:val="19"/>
              </w:rPr>
              <w:t xml:space="preserve">What changed and why, for each issued version</w:t>
            </w:r>
          </w:p>
        </w:tc>
        <w:tc>
          <w:tcPr/>
          <w:p w14:paraId="150991CA" wp14:textId="77777777">
            <w:pPr>
              <w:pStyle w:val="Compact"/>
              <w:jc w:val="left"/>
            </w:pPr>
            <w:r>
              <w:rPr>
                <w:sz w:val="19"/>
              </w:rPr>
              <w:t xml:space="preserve">Yes once issued</w:t>
            </w:r>
          </w:p>
        </w:tc>
      </w:tr>
      <w:tr xmlns:wp14="http://schemas.microsoft.com/office/word/2010/wordml" w14:paraId="21330A91" wp14:textId="77777777">
        <w:trPr>
          <w:cantSplit/>
        </w:trPr>
        <w:tc>
          <w:tcPr/>
          <w:p w14:paraId="4E51CDC9" wp14:textId="77777777">
            <w:pPr>
              <w:pStyle w:val="Compact"/>
              <w:jc w:val="left"/>
            </w:pPr>
            <w:r>
              <w:rPr>
                <w:sz w:val="19"/>
              </w:rPr>
              <w:t xml:space="preserve">Supersedes / Superseded by</w:t>
            </w:r>
          </w:p>
        </w:tc>
        <w:tc>
          <w:tcPr/>
          <w:p w14:paraId="7D40C647" wp14:textId="77777777">
            <w:pPr>
              <w:pStyle w:val="Compact"/>
              <w:jc w:val="left"/>
            </w:pPr>
            <w:r>
              <w:rPr>
                <w:sz w:val="19"/>
              </w:rPr>
              <w:t xml:space="preserve">Links</w:t>
            </w:r>
          </w:p>
        </w:tc>
        <w:tc>
          <w:tcPr/>
          <w:p w14:paraId="63BD82D1" wp14:textId="77777777">
            <w:pPr>
              <w:pStyle w:val="Compact"/>
              <w:jc w:val="left"/>
            </w:pPr>
            <w:r>
              <w:rPr>
                <w:sz w:val="19"/>
              </w:rPr>
              <w:t xml:space="preserve">Where applicable</w:t>
            </w:r>
          </w:p>
        </w:tc>
      </w:tr>
      <w:tr xmlns:wp14="http://schemas.microsoft.com/office/word/2010/wordml" w14:paraId="798806FB" wp14:textId="77777777">
        <w:trPr>
          <w:cantSplit/>
        </w:trPr>
        <w:tc>
          <w:tcPr/>
          <w:p w14:paraId="52546D7A" wp14:textId="77777777">
            <w:pPr>
              <w:pStyle w:val="Compact"/>
              <w:jc w:val="left"/>
            </w:pPr>
            <w:r>
              <w:rPr>
                <w:sz w:val="19"/>
              </w:rPr>
              <w:t xml:space="preserve">Standards mapping</w:t>
            </w:r>
          </w:p>
        </w:tc>
        <w:tc>
          <w:tcPr/>
          <w:p w14:paraId="33CE0293" wp14:textId="77777777">
            <w:pPr>
              <w:pStyle w:val="Compact"/>
              <w:jc w:val="left"/>
            </w:pPr>
            <w:r>
              <w:rPr>
                <w:sz w:val="19"/>
              </w:rPr>
              <w:t xml:space="preserve">Links to the Standards Map entries directly implemented</w:t>
            </w:r>
          </w:p>
        </w:tc>
        <w:tc>
          <w:tcPr/>
          <w:p w14:paraId="20D7EEE2" wp14:textId="77777777">
            <w:pPr>
              <w:pStyle w:val="Compact"/>
              <w:jc w:val="left"/>
            </w:pPr>
            <w:r>
              <w:rPr>
                <w:sz w:val="19"/>
              </w:rPr>
              <w:t xml:space="preserve">Yes for QMS or ISMS scoped documents</w:t>
            </w:r>
          </w:p>
        </w:tc>
      </w:tr>
      <w:tr xmlns:wp14="http://schemas.microsoft.com/office/word/2010/wordml" w14:paraId="6596EA50" wp14:textId="77777777">
        <w:trPr>
          <w:cantSplit/>
        </w:trPr>
        <w:tc>
          <w:tcPr/>
          <w:p w14:paraId="6ADCD099" wp14:textId="77777777">
            <w:pPr>
              <w:pStyle w:val="Compact"/>
              <w:jc w:val="left"/>
            </w:pPr>
            <w:r>
              <w:rPr>
                <w:sz w:val="19"/>
              </w:rPr>
              <w:t xml:space="preserve">Company position document</w:t>
            </w:r>
          </w:p>
        </w:tc>
        <w:tc>
          <w:tcPr/>
          <w:p w14:paraId="4EEF4992" wp14:textId="77777777">
            <w:pPr>
              <w:pStyle w:val="Compact"/>
              <w:jc w:val="left"/>
            </w:pPr>
            <w:r>
              <w:rPr>
                <w:sz w:val="19"/>
              </w:rPr>
              <w:t xml:space="preserve">Yes or No; Yes confirmed by the Final Approver</w:t>
            </w:r>
          </w:p>
        </w:tc>
        <w:tc>
          <w:tcPr/>
          <w:p w14:paraId="377F3134" wp14:textId="77777777">
            <w:pPr>
              <w:pStyle w:val="Compact"/>
              <w:jc w:val="left"/>
            </w:pPr>
            <w:r>
              <w:rPr>
                <w:sz w:val="19"/>
              </w:rPr>
              <w:t xml:space="preserve">Yes</w:t>
            </w:r>
          </w:p>
        </w:tc>
      </w:tr>
      <w:tr xmlns:wp14="http://schemas.microsoft.com/office/word/2010/wordml" w14:paraId="32A1B69C" wp14:textId="77777777">
        <w:trPr>
          <w:cantSplit/>
        </w:trPr>
        <w:tc>
          <w:tcPr/>
          <w:p w14:paraId="12826F70" wp14:textId="77777777">
            <w:pPr>
              <w:pStyle w:val="Compact"/>
              <w:jc w:val="left"/>
            </w:pPr>
            <w:r>
              <w:rPr>
                <w:sz w:val="19"/>
              </w:rPr>
              <w:t xml:space="preserve">AI Involvement</w:t>
            </w:r>
          </w:p>
        </w:tc>
        <w:tc>
          <w:tcPr/>
          <w:p w14:paraId="21A699E6" wp14:textId="77777777">
            <w:pPr>
              <w:pStyle w:val="Compact"/>
              <w:jc w:val="left"/>
            </w:pPr>
            <w:r>
              <w:rPr>
                <w:sz w:val="19"/>
              </w:rPr>
              <w:t xml:space="preserve">Agent and step, or None</w:t>
            </w:r>
          </w:p>
        </w:tc>
        <w:tc>
          <w:tcPr/>
          <w:p w14:paraId="7E9182D8" wp14:textId="77777777">
            <w:pPr>
              <w:pStyle w:val="Compact"/>
              <w:jc w:val="left"/>
            </w:pPr>
            <w:r>
              <w:rPr>
                <w:sz w:val="19"/>
              </w:rPr>
              <w:t xml:space="preserve">Yes</w:t>
            </w:r>
          </w:p>
        </w:tc>
      </w:tr>
      <w:tr xmlns:wp14="http://schemas.microsoft.com/office/word/2010/wordml" w14:paraId="4CF0A19E" wp14:textId="77777777">
        <w:trPr>
          <w:cantSplit/>
        </w:trPr>
        <w:tc>
          <w:tcPr/>
          <w:p w14:paraId="4359E10B" wp14:textId="77777777">
            <w:pPr>
              <w:pStyle w:val="Compact"/>
              <w:jc w:val="left"/>
            </w:pPr>
            <w:r>
              <w:rPr>
                <w:sz w:val="19"/>
              </w:rPr>
              <w:t xml:space="preserve">Transition status</w:t>
            </w:r>
          </w:p>
        </w:tc>
        <w:tc>
          <w:tcPr/>
          <w:p w14:paraId="344F12AD" wp14:textId="77777777">
            <w:pPr>
              <w:pStyle w:val="Compact"/>
              <w:jc w:val="left"/>
            </w:pPr>
            <w:r>
              <w:rPr>
                <w:sz w:val="19"/>
              </w:rPr>
              <w:t xml:space="preserve">Legacy, In transition, Aligned</w:t>
            </w:r>
          </w:p>
        </w:tc>
        <w:tc>
          <w:tcPr/>
          <w:p w14:paraId="6C5DCC70" wp14:textId="77777777">
            <w:pPr>
              <w:pStyle w:val="Compact"/>
              <w:jc w:val="left"/>
            </w:pPr>
            <w:r>
              <w:rPr>
                <w:sz w:val="19"/>
              </w:rPr>
              <w:t xml:space="preserve">Yes for documents approved before this Procedure</w:t>
            </w:r>
          </w:p>
        </w:tc>
      </w:tr>
      <w:tr xmlns:wp14="http://schemas.microsoft.com/office/word/2010/wordml" w14:paraId="2C1F56DE" wp14:textId="77777777">
        <w:trPr>
          <w:cantSplit/>
        </w:trPr>
        <w:tc>
          <w:tcPr/>
          <w:p w14:paraId="61EAD6F2" wp14:textId="77777777">
            <w:pPr>
              <w:pStyle w:val="Compact"/>
              <w:jc w:val="left"/>
            </w:pPr>
            <w:r>
              <w:rPr>
                <w:sz w:val="19"/>
              </w:rPr>
              <w:t xml:space="preserve">Offline Copy Required</w:t>
            </w:r>
          </w:p>
        </w:tc>
        <w:tc>
          <w:tcPr/>
          <w:p w14:paraId="690A3058" wp14:textId="77777777">
            <w:pPr>
              <w:pStyle w:val="Compact"/>
              <w:jc w:val="left"/>
            </w:pPr>
            <w:r>
              <w:rPr>
                <w:sz w:val="19"/>
              </w:rPr>
              <w:t xml:space="preserve">Yes or No</w:t>
            </w:r>
          </w:p>
        </w:tc>
        <w:tc>
          <w:tcPr/>
          <w:p w14:paraId="670A0230" wp14:textId="77777777">
            <w:pPr>
              <w:pStyle w:val="Compact"/>
              <w:jc w:val="left"/>
            </w:pPr>
            <w:r>
              <w:rPr>
                <w:sz w:val="19"/>
              </w:rPr>
              <w:t xml:space="preserve">Yes</w:t>
            </w:r>
          </w:p>
        </w:tc>
      </w:tr>
      <w:tr xmlns:wp14="http://schemas.microsoft.com/office/word/2010/wordml" w14:paraId="7DAFFD10" wp14:textId="77777777">
        <w:trPr>
          <w:cantSplit/>
        </w:trPr>
        <w:tc>
          <w:tcPr/>
          <w:p w14:paraId="7A54BE96" wp14:textId="77777777">
            <w:pPr>
              <w:pStyle w:val="Compact"/>
              <w:jc w:val="left"/>
            </w:pPr>
            <w:r>
              <w:rPr>
                <w:sz w:val="19"/>
              </w:rPr>
              <w:t xml:space="preserve">Authoritative location</w:t>
            </w:r>
          </w:p>
        </w:tc>
        <w:tc>
          <w:tcPr/>
          <w:p w14:paraId="792FFA09" wp14:textId="77777777">
            <w:pPr>
              <w:pStyle w:val="Compact"/>
              <w:jc w:val="left"/>
            </w:pPr>
            <w:r>
              <w:rPr>
                <w:sz w:val="19"/>
              </w:rPr>
              <w:t xml:space="preserve">The controlled view in the platform or published library</w:t>
            </w:r>
          </w:p>
        </w:tc>
        <w:tc>
          <w:tcPr/>
          <w:p w14:paraId="52894174" wp14:textId="77777777">
            <w:pPr>
              <w:pStyle w:val="Compact"/>
              <w:jc w:val="left"/>
            </w:pPr>
            <w:r>
              <w:rPr>
                <w:sz w:val="19"/>
              </w:rPr>
              <w:t xml:space="preserve">Yes</w:t>
            </w:r>
          </w:p>
        </w:tc>
      </w:tr>
    </w:tbl>
    <w:bookmarkEnd w:id="43"/>
    <w:bookmarkStart w:name="annex-b.-reference-data" w:id="44"/>
    <w:p xmlns:wp14="http://schemas.microsoft.com/office/word/2010/wordml" w14:paraId="4E651841" wp14:textId="77777777">
      <w:pPr>
        <w:pStyle w:val="Heading2"/>
        <w:keepNext/>
        <w:pageBreakBefore w:val="0"/>
      </w:pPr>
      <w:r>
        <w:t xml:space="preserve">Annex B. Reference Data</w:t>
      </w:r>
    </w:p>
    <w:p xmlns:wp14="http://schemas.microsoft.com/office/word/2010/wordml" w14:paraId="0A472432" wp14:textId="77777777">
      <w:pPr>
        <w:pStyle w:val="FirstParagraph"/>
      </w:pPr>
      <w:r>
        <w:t xml:space="preserve">Reference data is owned by the Chief Compliance Officer and changed through controlled change of this Annex.</w:t>
      </w:r>
    </w:p>
    <w:p xmlns:wp14="http://schemas.microsoft.com/office/word/2010/wordml" w14:paraId="39BDA92C" wp14:textId="77777777">
      <w:pPr>
        <w:pStyle w:val="BodyText"/>
      </w:pPr>
      <w:r>
        <w:rPr>
          <w:bCs/>
          <w:b/>
        </w:rPr>
        <w:t xml:space="preserve">Document types</w:t>
      </w:r>
    </w:p>
    <w:tbl>
      <w:tblPr>
        <w:tblStyle w:val="Table"/>
        <w:tblW w:w="0" w:type="auto"/>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2640"/>
        <w:gridCol w:w="2640"/>
        <w:gridCol w:w="2640"/>
      </w:tblGrid>
      <w:tr xmlns:wp14="http://schemas.microsoft.com/office/word/2010/wordml" w14:paraId="3DC70117" wp14:textId="77777777">
        <w:trPr>
          <w:tblHeader w:val="true"/>
          <w:cantSplit/>
          <w:tblHeader/>
        </w:trPr>
        <w:tc>
          <w:tcPr>
            <w:shd w:val="clear" w:fill="E7EAF0"/>
          </w:tcPr>
          <w:p w14:paraId="2DAB5A84" wp14:textId="77777777">
            <w:pPr>
              <w:pStyle w:val="Compact"/>
              <w:jc w:val="left"/>
            </w:pPr>
            <w:r>
              <w:rPr>
                <w:b/>
                <w:sz w:val="19"/>
              </w:rPr>
              <w:t xml:space="preserve">Code</w:t>
            </w:r>
          </w:p>
        </w:tc>
        <w:tc>
          <w:tcPr>
            <w:shd w:val="clear" w:fill="E7EAF0"/>
          </w:tcPr>
          <w:p w14:paraId="3AB3EEAD" wp14:textId="77777777">
            <w:pPr>
              <w:pStyle w:val="Compact"/>
              <w:jc w:val="left"/>
            </w:pPr>
            <w:r>
              <w:rPr>
                <w:b/>
                <w:sz w:val="19"/>
              </w:rPr>
              <w:t xml:space="preserve">Type</w:t>
            </w:r>
          </w:p>
        </w:tc>
        <w:tc>
          <w:tcPr>
            <w:shd w:val="clear" w:fill="E7EAF0"/>
          </w:tcPr>
          <w:p w14:paraId="50F95780" wp14:textId="77777777">
            <w:pPr>
              <w:pStyle w:val="Compact"/>
              <w:jc w:val="left"/>
            </w:pPr>
            <w:r>
              <w:rPr>
                <w:b/>
                <w:sz w:val="19"/>
              </w:rPr>
              <w:t xml:space="preserve">Layer or tier</w:t>
            </w:r>
          </w:p>
        </w:tc>
      </w:tr>
      <w:tr xmlns:wp14="http://schemas.microsoft.com/office/word/2010/wordml" w14:paraId="041873E9" wp14:textId="77777777">
        <w:trPr>
          <w:cantSplit/>
        </w:trPr>
        <w:tc>
          <w:tcPr/>
          <w:p w14:paraId="5E3B0D79" wp14:textId="77777777">
            <w:pPr>
              <w:pStyle w:val="Compact"/>
              <w:jc w:val="left"/>
            </w:pPr>
            <w:r>
              <w:rPr>
                <w:sz w:val="19"/>
              </w:rPr>
              <w:t xml:space="preserve">POL</w:t>
            </w:r>
          </w:p>
        </w:tc>
        <w:tc>
          <w:tcPr/>
          <w:p w14:paraId="5C4FB5C6" wp14:textId="77777777">
            <w:pPr>
              <w:pStyle w:val="Compact"/>
              <w:jc w:val="left"/>
            </w:pPr>
            <w:r>
              <w:rPr>
                <w:sz w:val="19"/>
              </w:rPr>
              <w:t xml:space="preserve">Policy (Master or Domain)</w:t>
            </w:r>
          </w:p>
        </w:tc>
        <w:tc>
          <w:tcPr/>
          <w:p w14:paraId="2EF73A35" wp14:textId="77777777">
            <w:pPr>
              <w:pStyle w:val="Compact"/>
              <w:jc w:val="left"/>
            </w:pPr>
            <w:r>
              <w:rPr>
                <w:sz w:val="19"/>
              </w:rPr>
              <w:t xml:space="preserve">Layer 1 or 2</w:t>
            </w:r>
          </w:p>
        </w:tc>
      </w:tr>
      <w:tr xmlns:wp14="http://schemas.microsoft.com/office/word/2010/wordml" w14:paraId="2833B889" wp14:textId="77777777">
        <w:trPr>
          <w:cantSplit/>
        </w:trPr>
        <w:tc>
          <w:tcPr/>
          <w:p w14:paraId="319A394C" wp14:textId="77777777">
            <w:pPr>
              <w:pStyle w:val="Compact"/>
              <w:jc w:val="left"/>
            </w:pPr>
            <w:r>
              <w:rPr>
                <w:sz w:val="19"/>
              </w:rPr>
              <w:t xml:space="preserve">STD</w:t>
            </w:r>
          </w:p>
        </w:tc>
        <w:tc>
          <w:tcPr/>
          <w:p w14:paraId="03E12EA8" wp14:textId="77777777">
            <w:pPr>
              <w:pStyle w:val="Compact"/>
              <w:jc w:val="left"/>
            </w:pPr>
            <w:r>
              <w:rPr>
                <w:sz w:val="19"/>
              </w:rPr>
              <w:t xml:space="preserve">Standard</w:t>
            </w:r>
          </w:p>
        </w:tc>
        <w:tc>
          <w:tcPr/>
          <w:p w14:paraId="194D332A" wp14:textId="77777777">
            <w:pPr>
              <w:pStyle w:val="Compact"/>
              <w:jc w:val="left"/>
            </w:pPr>
            <w:r>
              <w:rPr>
                <w:sz w:val="19"/>
              </w:rPr>
              <w:t xml:space="preserve">Layer 3</w:t>
            </w:r>
          </w:p>
        </w:tc>
      </w:tr>
      <w:tr xmlns:wp14="http://schemas.microsoft.com/office/word/2010/wordml" w14:paraId="287BA661" wp14:textId="77777777">
        <w:trPr>
          <w:cantSplit/>
        </w:trPr>
        <w:tc>
          <w:tcPr/>
          <w:p w14:paraId="523743B0" wp14:textId="77777777">
            <w:pPr>
              <w:pStyle w:val="Compact"/>
              <w:jc w:val="left"/>
            </w:pPr>
            <w:r>
              <w:rPr>
                <w:sz w:val="19"/>
              </w:rPr>
              <w:t xml:space="preserve">PRO</w:t>
            </w:r>
          </w:p>
        </w:tc>
        <w:tc>
          <w:tcPr/>
          <w:p w14:paraId="6B5AB5D5" wp14:textId="77777777">
            <w:pPr>
              <w:pStyle w:val="Compact"/>
              <w:jc w:val="left"/>
            </w:pPr>
            <w:r>
              <w:rPr>
                <w:sz w:val="19"/>
              </w:rPr>
              <w:t xml:space="preserve">Procedure</w:t>
            </w:r>
          </w:p>
        </w:tc>
        <w:tc>
          <w:tcPr/>
          <w:p w14:paraId="66B429A3" wp14:textId="77777777">
            <w:pPr>
              <w:pStyle w:val="Compact"/>
              <w:jc w:val="left"/>
            </w:pPr>
            <w:r>
              <w:rPr>
                <w:sz w:val="19"/>
              </w:rPr>
              <w:t xml:space="preserve">Layer 4</w:t>
            </w:r>
          </w:p>
        </w:tc>
      </w:tr>
      <w:tr xmlns:wp14="http://schemas.microsoft.com/office/word/2010/wordml" w14:paraId="7604CC6B" wp14:textId="77777777">
        <w:trPr>
          <w:cantSplit/>
        </w:trPr>
        <w:tc>
          <w:tcPr/>
          <w:p w14:paraId="3179E33B" wp14:textId="77777777">
            <w:pPr>
              <w:pStyle w:val="Compact"/>
              <w:jc w:val="left"/>
            </w:pPr>
            <w:r>
              <w:rPr>
                <w:sz w:val="19"/>
              </w:rPr>
              <w:t xml:space="preserve">SPEC</w:t>
            </w:r>
          </w:p>
        </w:tc>
        <w:tc>
          <w:tcPr/>
          <w:p w14:paraId="14B3538E" wp14:textId="77777777">
            <w:pPr>
              <w:pStyle w:val="Compact"/>
              <w:jc w:val="left"/>
            </w:pPr>
            <w:r>
              <w:rPr>
                <w:sz w:val="19"/>
              </w:rPr>
              <w:t xml:space="preserve">Specification</w:t>
            </w:r>
          </w:p>
        </w:tc>
        <w:tc>
          <w:tcPr/>
          <w:p w14:paraId="2B123123" wp14:textId="77777777">
            <w:pPr>
              <w:pStyle w:val="Compact"/>
              <w:jc w:val="left"/>
            </w:pPr>
            <w:r>
              <w:rPr>
                <w:sz w:val="19"/>
              </w:rPr>
              <w:t xml:space="preserve">Layer 4</w:t>
            </w:r>
          </w:p>
        </w:tc>
      </w:tr>
      <w:tr xmlns:wp14="http://schemas.microsoft.com/office/word/2010/wordml" w14:paraId="4E9F7E3B" wp14:textId="77777777">
        <w:trPr>
          <w:cantSplit/>
        </w:trPr>
        <w:tc>
          <w:tcPr/>
          <w:p w14:paraId="6D028788" wp14:textId="77777777">
            <w:pPr>
              <w:pStyle w:val="Compact"/>
              <w:jc w:val="left"/>
            </w:pPr>
            <w:r>
              <w:rPr>
                <w:sz w:val="19"/>
              </w:rPr>
              <w:t xml:space="preserve">MAN</w:t>
            </w:r>
          </w:p>
        </w:tc>
        <w:tc>
          <w:tcPr/>
          <w:p w14:paraId="6C09675D" wp14:textId="77777777">
            <w:pPr>
              <w:pStyle w:val="Compact"/>
              <w:jc w:val="left"/>
            </w:pPr>
            <w:r>
              <w:rPr>
                <w:sz w:val="19"/>
              </w:rPr>
              <w:t xml:space="preserve">Manual</w:t>
            </w:r>
          </w:p>
        </w:tc>
        <w:tc>
          <w:tcPr/>
          <w:p w14:paraId="466BEE82" wp14:textId="77777777">
            <w:pPr>
              <w:pStyle w:val="Compact"/>
              <w:jc w:val="left"/>
            </w:pPr>
            <w:r>
              <w:rPr>
                <w:sz w:val="19"/>
              </w:rPr>
              <w:t xml:space="preserve">Companion to Layer 1</w:t>
            </w:r>
          </w:p>
        </w:tc>
      </w:tr>
      <w:tr xmlns:wp14="http://schemas.microsoft.com/office/word/2010/wordml" w14:paraId="7FDA27BA" wp14:textId="77777777">
        <w:trPr>
          <w:cantSplit/>
        </w:trPr>
        <w:tc>
          <w:tcPr/>
          <w:p w14:paraId="2511CDB9" wp14:textId="77777777">
            <w:pPr>
              <w:pStyle w:val="Compact"/>
              <w:jc w:val="left"/>
            </w:pPr>
            <w:r>
              <w:rPr>
                <w:sz w:val="19"/>
              </w:rPr>
              <w:t xml:space="preserve">GDL</w:t>
            </w:r>
          </w:p>
        </w:tc>
        <w:tc>
          <w:tcPr/>
          <w:p w14:paraId="3A38EF06" wp14:textId="77777777">
            <w:pPr>
              <w:pStyle w:val="Compact"/>
              <w:jc w:val="left"/>
            </w:pPr>
            <w:r>
              <w:rPr>
                <w:sz w:val="19"/>
              </w:rPr>
              <w:t xml:space="preserve">Guideline</w:t>
            </w:r>
          </w:p>
        </w:tc>
        <w:tc>
          <w:tcPr/>
          <w:p w14:paraId="662B2798" wp14:textId="77777777">
            <w:pPr>
              <w:pStyle w:val="Compact"/>
              <w:jc w:val="left"/>
            </w:pPr>
            <w:r>
              <w:rPr>
                <w:sz w:val="19"/>
              </w:rPr>
              <w:t xml:space="preserve">Supporting</w:t>
            </w:r>
          </w:p>
        </w:tc>
      </w:tr>
      <w:tr xmlns:wp14="http://schemas.microsoft.com/office/word/2010/wordml" w14:paraId="590E60C2" wp14:textId="77777777">
        <w:trPr>
          <w:cantSplit/>
        </w:trPr>
        <w:tc>
          <w:tcPr/>
          <w:p w14:paraId="59DEEAA2" wp14:textId="77777777">
            <w:pPr>
              <w:pStyle w:val="Compact"/>
              <w:jc w:val="left"/>
            </w:pPr>
            <w:r>
              <w:rPr>
                <w:sz w:val="19"/>
              </w:rPr>
              <w:t xml:space="preserve">PBK</w:t>
            </w:r>
          </w:p>
        </w:tc>
        <w:tc>
          <w:tcPr/>
          <w:p w14:paraId="01789BD3" wp14:textId="77777777">
            <w:pPr>
              <w:pStyle w:val="Compact"/>
              <w:jc w:val="left"/>
            </w:pPr>
            <w:r>
              <w:rPr>
                <w:sz w:val="19"/>
              </w:rPr>
              <w:t xml:space="preserve">Playbook</w:t>
            </w:r>
          </w:p>
        </w:tc>
        <w:tc>
          <w:tcPr/>
          <w:p w14:paraId="4E01A785" wp14:textId="77777777">
            <w:pPr>
              <w:pStyle w:val="Compact"/>
              <w:jc w:val="left"/>
            </w:pPr>
            <w:r>
              <w:rPr>
                <w:sz w:val="19"/>
              </w:rPr>
              <w:t xml:space="preserve">Supporting</w:t>
            </w:r>
          </w:p>
        </w:tc>
      </w:tr>
      <w:tr xmlns:wp14="http://schemas.microsoft.com/office/word/2010/wordml" w14:paraId="5EC2AE7D" wp14:textId="77777777">
        <w:trPr>
          <w:cantSplit/>
        </w:trPr>
        <w:tc>
          <w:tcPr/>
          <w:p w14:paraId="37AA2326" wp14:textId="77777777">
            <w:pPr>
              <w:pStyle w:val="Compact"/>
              <w:jc w:val="left"/>
            </w:pPr>
            <w:r>
              <w:rPr>
                <w:sz w:val="19"/>
              </w:rPr>
              <w:t xml:space="preserve">CHK</w:t>
            </w:r>
          </w:p>
        </w:tc>
        <w:tc>
          <w:tcPr/>
          <w:p w14:paraId="2142728F" wp14:textId="77777777">
            <w:pPr>
              <w:pStyle w:val="Compact"/>
              <w:jc w:val="left"/>
            </w:pPr>
            <w:r>
              <w:rPr>
                <w:sz w:val="19"/>
              </w:rPr>
              <w:t xml:space="preserve">Checklist</w:t>
            </w:r>
          </w:p>
        </w:tc>
        <w:tc>
          <w:tcPr/>
          <w:p w14:paraId="27DBEED2" wp14:textId="77777777">
            <w:pPr>
              <w:pStyle w:val="Compact"/>
              <w:jc w:val="left"/>
            </w:pPr>
            <w:r>
              <w:rPr>
                <w:sz w:val="19"/>
              </w:rPr>
              <w:t xml:space="preserve">Supporting</w:t>
            </w:r>
          </w:p>
        </w:tc>
      </w:tr>
      <w:tr xmlns:wp14="http://schemas.microsoft.com/office/word/2010/wordml" w14:paraId="30D35FD9" wp14:textId="77777777">
        <w:trPr>
          <w:cantSplit/>
        </w:trPr>
        <w:tc>
          <w:tcPr/>
          <w:p w14:paraId="326531C7" wp14:textId="77777777">
            <w:pPr>
              <w:pStyle w:val="Compact"/>
              <w:jc w:val="left"/>
            </w:pPr>
            <w:r>
              <w:rPr>
                <w:sz w:val="19"/>
              </w:rPr>
              <w:t xml:space="preserve">FM</w:t>
            </w:r>
          </w:p>
        </w:tc>
        <w:tc>
          <w:tcPr/>
          <w:p w14:paraId="40733590" wp14:textId="77777777">
            <w:pPr>
              <w:pStyle w:val="Compact"/>
              <w:jc w:val="left"/>
            </w:pPr>
            <w:r>
              <w:rPr>
                <w:sz w:val="19"/>
              </w:rPr>
              <w:t xml:space="preserve">Form or Template</w:t>
            </w:r>
          </w:p>
        </w:tc>
        <w:tc>
          <w:tcPr/>
          <w:p w14:paraId="2CAC35B3" wp14:textId="77777777">
            <w:pPr>
              <w:pStyle w:val="Compact"/>
              <w:jc w:val="left"/>
            </w:pPr>
            <w:r>
              <w:rPr>
                <w:sz w:val="19"/>
              </w:rPr>
              <w:t xml:space="preserve">Supporting; becomes a record when completed</w:t>
            </w:r>
          </w:p>
        </w:tc>
      </w:tr>
      <w:tr xmlns:wp14="http://schemas.microsoft.com/office/word/2010/wordml" w14:paraId="07BF4C66" wp14:textId="77777777">
        <w:trPr>
          <w:cantSplit/>
        </w:trPr>
        <w:tc>
          <w:tcPr/>
          <w:p w14:paraId="22EDCDEF" wp14:textId="77777777">
            <w:pPr>
              <w:pStyle w:val="Compact"/>
              <w:jc w:val="left"/>
            </w:pPr>
            <w:r>
              <w:rPr>
                <w:sz w:val="19"/>
              </w:rPr>
              <w:t xml:space="preserve">REG</w:t>
            </w:r>
          </w:p>
        </w:tc>
        <w:tc>
          <w:tcPr/>
          <w:p w14:paraId="780D33DA" wp14:textId="77777777">
            <w:pPr>
              <w:pStyle w:val="Compact"/>
              <w:jc w:val="left"/>
            </w:pPr>
            <w:r>
              <w:rPr>
                <w:sz w:val="19"/>
              </w:rPr>
              <w:t xml:space="preserve">Register</w:t>
            </w:r>
          </w:p>
        </w:tc>
        <w:tc>
          <w:tcPr/>
          <w:p w14:paraId="1F4D5779" wp14:textId="77777777">
            <w:pPr>
              <w:pStyle w:val="Compact"/>
              <w:jc w:val="left"/>
            </w:pPr>
            <w:r>
              <w:rPr>
                <w:sz w:val="19"/>
              </w:rPr>
              <w:t xml:space="preserve">Supporting; a controlled record</w:t>
            </w:r>
          </w:p>
        </w:tc>
      </w:tr>
    </w:tbl>
    <w:p xmlns:wp14="http://schemas.microsoft.com/office/word/2010/wordml" w14:paraId="28ADF9C3" wp14:textId="77777777">
      <w:pPr>
        <w:pStyle w:val="BodyText"/>
      </w:pPr>
      <w:r>
        <w:t xml:space="preserve">There is no combined POL-PRO type. Combined documents are split under 5.8.</w:t>
      </w:r>
    </w:p>
    <w:p xmlns:wp14="http://schemas.microsoft.com/office/word/2010/wordml" w14:paraId="123AC293" wp14:textId="77777777">
      <w:pPr>
        <w:pStyle w:val="BodyText"/>
      </w:pPr>
      <w:r>
        <w:rPr>
          <w:bCs/>
          <w:b/>
        </w:rPr>
        <w:t xml:space="preserve">Function codes</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3960"/>
        <w:gridCol w:w="3960"/>
      </w:tblGrid>
      <w:tr xmlns:wp14="http://schemas.microsoft.com/office/word/2010/wordml" w14:paraId="7405D0B0" wp14:textId="77777777">
        <w:trPr>
          <w:tblHeader w:val="true"/>
          <w:cantSplit/>
          <w:tblHeader/>
        </w:trPr>
        <w:tc>
          <w:tcPr>
            <w:shd w:val="clear" w:fill="E7EAF0"/>
          </w:tcPr>
          <w:p w14:paraId="4989949B" wp14:textId="77777777">
            <w:pPr>
              <w:pStyle w:val="Compact"/>
              <w:jc w:val="left"/>
            </w:pPr>
            <w:r>
              <w:rPr>
                <w:b/>
                <w:sz w:val="19"/>
              </w:rPr>
              <w:t xml:space="preserve">Code</w:t>
            </w:r>
          </w:p>
        </w:tc>
        <w:tc>
          <w:tcPr>
            <w:shd w:val="clear" w:fill="E7EAF0"/>
          </w:tcPr>
          <w:p w14:paraId="66ED67BC" wp14:textId="77777777">
            <w:pPr>
              <w:pStyle w:val="Compact"/>
              <w:jc w:val="left"/>
            </w:pPr>
            <w:r>
              <w:rPr>
                <w:b/>
                <w:sz w:val="19"/>
              </w:rPr>
              <w:t xml:space="preserve">Function</w:t>
            </w:r>
          </w:p>
        </w:tc>
      </w:tr>
      <w:tr xmlns:wp14="http://schemas.microsoft.com/office/word/2010/wordml" w14:paraId="28826ECC" wp14:textId="77777777">
        <w:trPr>
          <w:cantSplit/>
        </w:trPr>
        <w:tc>
          <w:tcPr/>
          <w:p w14:paraId="0AEF9275" wp14:textId="77777777">
            <w:pPr>
              <w:pStyle w:val="Compact"/>
              <w:jc w:val="left"/>
            </w:pPr>
            <w:r>
              <w:rPr>
                <w:sz w:val="19"/>
              </w:rPr>
              <w:t xml:space="preserve">ISMS</w:t>
            </w:r>
          </w:p>
        </w:tc>
        <w:tc>
          <w:tcPr/>
          <w:p w14:paraId="148F763A" wp14:textId="77777777">
            <w:pPr>
              <w:pStyle w:val="Compact"/>
              <w:jc w:val="left"/>
            </w:pPr>
            <w:r>
              <w:rPr>
                <w:sz w:val="19"/>
              </w:rPr>
              <w:t xml:space="preserve">Information security, including cloud, access, cryptography and continuity</w:t>
            </w:r>
          </w:p>
        </w:tc>
      </w:tr>
      <w:tr xmlns:wp14="http://schemas.microsoft.com/office/word/2010/wordml" w14:paraId="2D853326" wp14:textId="77777777">
        <w:trPr>
          <w:cantSplit/>
        </w:trPr>
        <w:tc>
          <w:tcPr/>
          <w:p w14:paraId="17DBF8A4" wp14:textId="77777777">
            <w:pPr>
              <w:pStyle w:val="Compact"/>
              <w:jc w:val="left"/>
            </w:pPr>
            <w:r>
              <w:rPr>
                <w:sz w:val="19"/>
              </w:rPr>
              <w:t xml:space="preserve">QI</w:t>
            </w:r>
          </w:p>
        </w:tc>
        <w:tc>
          <w:tcPr/>
          <w:p w14:paraId="4BED987A" wp14:textId="77777777">
            <w:pPr>
              <w:pStyle w:val="Compact"/>
              <w:jc w:val="left"/>
            </w:pPr>
            <w:r>
              <w:rPr>
                <w:sz w:val="19"/>
              </w:rPr>
              <w:t xml:space="preserve">Integrated quality and compliance, including governance, risk, incident, nonconformity, legal, context and data protection</w:t>
            </w:r>
          </w:p>
        </w:tc>
      </w:tr>
      <w:tr xmlns:wp14="http://schemas.microsoft.com/office/word/2010/wordml" w14:paraId="34170870" wp14:textId="77777777">
        <w:trPr>
          <w:cantSplit/>
        </w:trPr>
        <w:tc>
          <w:tcPr/>
          <w:p w14:paraId="0BC69756" wp14:textId="77777777">
            <w:pPr>
              <w:pStyle w:val="Compact"/>
              <w:jc w:val="left"/>
            </w:pPr>
            <w:r>
              <w:rPr>
                <w:sz w:val="19"/>
              </w:rPr>
              <w:t xml:space="preserve">SD</w:t>
            </w:r>
          </w:p>
        </w:tc>
        <w:tc>
          <w:tcPr/>
          <w:p w14:paraId="4AA000DD" wp14:textId="77777777">
            <w:pPr>
              <w:pStyle w:val="Compact"/>
              <w:jc w:val="left"/>
            </w:pPr>
            <w:r>
              <w:rPr>
                <w:sz w:val="19"/>
              </w:rPr>
              <w:t xml:space="preserve">Software and product development</w:t>
            </w:r>
          </w:p>
        </w:tc>
      </w:tr>
      <w:tr xmlns:wp14="http://schemas.microsoft.com/office/word/2010/wordml" w14:paraId="195F3D18" wp14:textId="77777777">
        <w:trPr>
          <w:cantSplit/>
        </w:trPr>
        <w:tc>
          <w:tcPr/>
          <w:p w14:paraId="0A1180B9" wp14:textId="77777777">
            <w:pPr>
              <w:pStyle w:val="Compact"/>
              <w:jc w:val="left"/>
            </w:pPr>
            <w:r>
              <w:rPr>
                <w:sz w:val="19"/>
              </w:rPr>
              <w:t xml:space="preserve">IT</w:t>
            </w:r>
          </w:p>
        </w:tc>
        <w:tc>
          <w:tcPr/>
          <w:p w14:paraId="7991605D" wp14:textId="77777777">
            <w:pPr>
              <w:pStyle w:val="Compact"/>
              <w:jc w:val="left"/>
            </w:pPr>
            <w:r>
              <w:rPr>
                <w:sz w:val="19"/>
              </w:rPr>
              <w:t xml:space="preserve">IT and infrastructure</w:t>
            </w:r>
          </w:p>
        </w:tc>
      </w:tr>
      <w:tr xmlns:wp14="http://schemas.microsoft.com/office/word/2010/wordml" w14:paraId="64314DB5" wp14:textId="77777777">
        <w:trPr>
          <w:cantSplit/>
        </w:trPr>
        <w:tc>
          <w:tcPr/>
          <w:p w14:paraId="49D8B752" wp14:textId="77777777">
            <w:pPr>
              <w:pStyle w:val="Compact"/>
              <w:jc w:val="left"/>
            </w:pPr>
            <w:r>
              <w:rPr>
                <w:sz w:val="19"/>
              </w:rPr>
              <w:t xml:space="preserve">FIN</w:t>
            </w:r>
          </w:p>
        </w:tc>
        <w:tc>
          <w:tcPr/>
          <w:p w14:paraId="1404C27F" wp14:textId="77777777">
            <w:pPr>
              <w:pStyle w:val="Compact"/>
              <w:jc w:val="left"/>
            </w:pPr>
            <w:r>
              <w:rPr>
                <w:sz w:val="19"/>
              </w:rPr>
              <w:t xml:space="preserve">Finance and administration</w:t>
            </w:r>
          </w:p>
        </w:tc>
      </w:tr>
      <w:tr xmlns:wp14="http://schemas.microsoft.com/office/word/2010/wordml" w14:paraId="4E1939B4" wp14:textId="77777777">
        <w:trPr>
          <w:cantSplit/>
        </w:trPr>
        <w:tc>
          <w:tcPr/>
          <w:p w14:paraId="0AB189A5" wp14:textId="77777777">
            <w:pPr>
              <w:pStyle w:val="Compact"/>
              <w:jc w:val="left"/>
            </w:pPr>
            <w:r>
              <w:rPr>
                <w:sz w:val="19"/>
              </w:rPr>
              <w:t xml:space="preserve">HR</w:t>
            </w:r>
          </w:p>
        </w:tc>
        <w:tc>
          <w:tcPr/>
          <w:p w14:paraId="2AB0B6A4" wp14:textId="77777777">
            <w:pPr>
              <w:pStyle w:val="Compact"/>
              <w:jc w:val="left"/>
            </w:pPr>
            <w:r>
              <w:rPr>
                <w:sz w:val="19"/>
              </w:rPr>
              <w:t xml:space="preserve">Human resources</w:t>
            </w:r>
          </w:p>
        </w:tc>
      </w:tr>
      <w:tr xmlns:wp14="http://schemas.microsoft.com/office/word/2010/wordml" w14:paraId="71D4CCFC" wp14:textId="77777777">
        <w:trPr>
          <w:cantSplit/>
        </w:trPr>
        <w:tc>
          <w:tcPr/>
          <w:p w14:paraId="1526B65C" wp14:textId="77777777">
            <w:pPr>
              <w:pStyle w:val="Compact"/>
              <w:jc w:val="left"/>
            </w:pPr>
            <w:r>
              <w:rPr>
                <w:sz w:val="19"/>
              </w:rPr>
              <w:t xml:space="preserve">OPS</w:t>
            </w:r>
          </w:p>
        </w:tc>
        <w:tc>
          <w:tcPr/>
          <w:p w14:paraId="3B7C8BB8" wp14:textId="77777777">
            <w:pPr>
              <w:pStyle w:val="Compact"/>
              <w:jc w:val="left"/>
            </w:pPr>
            <w:r>
              <w:rPr>
                <w:sz w:val="19"/>
              </w:rPr>
              <w:t xml:space="preserve">Service delivery operations: testing, verification, recruitment, scholarship, candidate experience, customer success and client engagement</w:t>
            </w:r>
          </w:p>
        </w:tc>
      </w:tr>
      <w:tr xmlns:wp14="http://schemas.microsoft.com/office/word/2010/wordml" w14:paraId="68BBBA13" wp14:textId="77777777">
        <w:trPr>
          <w:cantSplit/>
        </w:trPr>
        <w:tc>
          <w:tcPr/>
          <w:p w14:paraId="1373BB32" wp14:textId="77777777">
            <w:pPr>
              <w:pStyle w:val="Compact"/>
              <w:jc w:val="left"/>
            </w:pPr>
            <w:r>
              <w:rPr>
                <w:sz w:val="19"/>
              </w:rPr>
              <w:t xml:space="preserve">MKT</w:t>
            </w:r>
          </w:p>
        </w:tc>
        <w:tc>
          <w:tcPr/>
          <w:p w14:paraId="3B1FE5BE" wp14:textId="77777777">
            <w:pPr>
              <w:pStyle w:val="Compact"/>
              <w:jc w:val="left"/>
            </w:pPr>
            <w:r>
              <w:rPr>
                <w:sz w:val="19"/>
              </w:rPr>
              <w:t xml:space="preserve">Marketing, brand and communications</w:t>
            </w:r>
          </w:p>
        </w:tc>
      </w:tr>
      <w:tr w14:paraId="5FEB4383" w14:textId="77777777">
        <w:trPr>
          <w:cantSplit/>
          <w:ins w:author="Claude (GRC programme)" w:date="2026-10-06T02:50:00Z" w:id="9203"/>
        </w:trPr>
        <w:tc>
          <w:tcPr/>
          <w:p w14:paraId="0F3006CF" w14:textId="77777777">
            <w:pPr>
              <w:pStyle w:val="Compact"/>
              <w:jc w:val="left"/>
            </w:pPr>
            <w:ins w:author="Claude (GRC programme)" w:date="2026-10-06T02:50:00Z" w:id="9201">
              <w:r>
                <w:rPr>
                  <w:sz w:val="19"/>
                </w:rPr>
                <w:t xml:space="preserve">SAL</w:t>
              </w:r>
            </w:ins>
          </w:p>
        </w:tc>
        <w:tc>
          <w:tcPr/>
          <w:p w14:paraId="5DD55795" w14:textId="77777777">
            <w:pPr>
              <w:pStyle w:val="Compact"/>
              <w:jc w:val="left"/>
            </w:pPr>
            <w:ins w:author="Claude (GRC programme)" w:date="2026-10-06T02:50:00Z" w:id="9202">
              <w:r>
                <w:rPr>
                  <w:sz w:val="19"/>
                </w:rPr>
                <w:t xml:space="preserve">Revenue and sales: commercial discovery, proposals, conversion, renewals and expansion</w:t>
              </w:r>
            </w:ins>
          </w:p>
        </w:tc>
      </w:tr>
      <w:tr w14:paraId="03E141CB" w14:textId="77777777">
        <w:trPr>
          <w:cantSplit/>
        </w:trPr>
        <w:tc>
          <w:tcPr/>
          <w:p w14:paraId="21D44E9B" w14:textId="77777777">
            <w:pPr>
              <w:pStyle w:val="Compact"/>
              <w:jc w:val="left"/>
            </w:pPr>
            <w:r>
              <w:rPr>
                <w:sz w:val="19"/>
              </w:rPr>
              <w:t xml:space="preserve">SAL</w:t>
            </w:r>
          </w:p>
        </w:tc>
        <w:tc>
          <w:tcPr/>
          <w:p w14:paraId="14372CE9" w14:textId="77777777">
            <w:pPr>
              <w:pStyle w:val="Compact"/>
              <w:jc w:val="left"/>
            </w:pPr>
            <w:r>
              <w:rPr>
                <w:sz w:val="19"/>
              </w:rPr>
              <w:t xml:space="preserve">Revenue and Sales</w:t>
            </w:r>
          </w:p>
        </w:tc>
      </w:tr>
    </w:tbl>
    <w:p xmlns:wp14="http://schemas.microsoft.com/office/word/2010/wordml" w14:paraId="1516328F" wp14:textId="77777777">
      <w:pPr>
        <w:pStyle w:val="BodyText"/>
      </w:pPr>
      <w:r>
        <w:rPr>
          <w:bCs/>
          <w:b/>
        </w:rPr>
        <w:t xml:space="preserve">Function code map (retired to current)</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2640"/>
        <w:gridCol w:w="2640"/>
        <w:gridCol w:w="2640"/>
      </w:tblGrid>
      <w:tr xmlns:wp14="http://schemas.microsoft.com/office/word/2010/wordml" w14:paraId="7152511D" wp14:textId="77777777">
        <w:trPr>
          <w:tblHeader w:val="true"/>
          <w:cantSplit/>
          <w:tblHeader/>
        </w:trPr>
        <w:tc>
          <w:tcPr>
            <w:shd w:val="clear" w:fill="E7EAF0"/>
          </w:tcPr>
          <w:p w14:paraId="678E35C7" wp14:textId="77777777">
            <w:pPr>
              <w:pStyle w:val="Compact"/>
              <w:jc w:val="left"/>
            </w:pPr>
            <w:r>
              <w:rPr>
                <w:b/>
                <w:sz w:val="19"/>
              </w:rPr>
              <w:t xml:space="preserve">Retired code</w:t>
            </w:r>
          </w:p>
        </w:tc>
        <w:tc>
          <w:tcPr>
            <w:shd w:val="clear" w:fill="E7EAF0"/>
          </w:tcPr>
          <w:p w14:paraId="500E7CD9" wp14:textId="77777777">
            <w:pPr>
              <w:pStyle w:val="Compact"/>
              <w:jc w:val="left"/>
            </w:pPr>
            <w:r>
              <w:rPr>
                <w:b/>
                <w:sz w:val="19"/>
              </w:rPr>
              <w:t xml:space="preserve">Former meaning</w:t>
            </w:r>
          </w:p>
        </w:tc>
        <w:tc>
          <w:tcPr>
            <w:shd w:val="clear" w:fill="E7EAF0"/>
          </w:tcPr>
          <w:p w14:paraId="69CFB0A7" wp14:textId="77777777">
            <w:pPr>
              <w:pStyle w:val="Compact"/>
              <w:jc w:val="left"/>
            </w:pPr>
            <w:r>
              <w:rPr>
                <w:b/>
                <w:sz w:val="19"/>
              </w:rPr>
              <w:t xml:space="preserve">Current code</w:t>
            </w:r>
          </w:p>
        </w:tc>
      </w:tr>
      <w:tr xmlns:wp14="http://schemas.microsoft.com/office/word/2010/wordml" w14:paraId="78288EBB" wp14:textId="77777777">
        <w:trPr>
          <w:cantSplit/>
        </w:trPr>
        <w:tc>
          <w:tcPr/>
          <w:p w14:paraId="7426600D" wp14:textId="77777777">
            <w:pPr>
              <w:pStyle w:val="Compact"/>
              <w:jc w:val="left"/>
            </w:pPr>
            <w:r>
              <w:rPr>
                <w:sz w:val="19"/>
              </w:rPr>
              <w:t xml:space="preserve">TES</w:t>
            </w:r>
          </w:p>
        </w:tc>
        <w:tc>
          <w:tcPr/>
          <w:p w14:paraId="1D30FDCE" wp14:textId="77777777">
            <w:pPr>
              <w:pStyle w:val="Compact"/>
              <w:jc w:val="left"/>
            </w:pPr>
            <w:r>
              <w:rPr>
                <w:sz w:val="19"/>
              </w:rPr>
              <w:t xml:space="preserve">Testing Operations</w:t>
            </w:r>
          </w:p>
        </w:tc>
        <w:tc>
          <w:tcPr/>
          <w:p w14:paraId="6ABA436B" wp14:textId="77777777">
            <w:pPr>
              <w:pStyle w:val="Compact"/>
              <w:jc w:val="left"/>
            </w:pPr>
            <w:r>
              <w:rPr>
                <w:sz w:val="19"/>
              </w:rPr>
              <w:t xml:space="preserve">OPS</w:t>
            </w:r>
          </w:p>
        </w:tc>
      </w:tr>
      <w:tr xmlns:wp14="http://schemas.microsoft.com/office/word/2010/wordml" w14:paraId="033E1E50" wp14:textId="77777777">
        <w:trPr>
          <w:cantSplit/>
        </w:trPr>
        <w:tc>
          <w:tcPr/>
          <w:p w14:paraId="63309A69" wp14:textId="77777777">
            <w:pPr>
              <w:pStyle w:val="Compact"/>
              <w:jc w:val="left"/>
            </w:pPr>
            <w:r>
              <w:rPr>
                <w:sz w:val="19"/>
              </w:rPr>
              <w:t xml:space="preserve">SCH</w:t>
            </w:r>
          </w:p>
        </w:tc>
        <w:tc>
          <w:tcPr/>
          <w:p w14:paraId="2CB83374" wp14:textId="77777777">
            <w:pPr>
              <w:pStyle w:val="Compact"/>
              <w:jc w:val="left"/>
            </w:pPr>
            <w:r>
              <w:rPr>
                <w:sz w:val="19"/>
              </w:rPr>
              <w:t xml:space="preserve">Scholarship Operations</w:t>
            </w:r>
          </w:p>
        </w:tc>
        <w:tc>
          <w:tcPr/>
          <w:p w14:paraId="3DC5F427" wp14:textId="77777777">
            <w:pPr>
              <w:pStyle w:val="Compact"/>
              <w:jc w:val="left"/>
            </w:pPr>
            <w:r>
              <w:rPr>
                <w:sz w:val="19"/>
              </w:rPr>
              <w:t xml:space="preserve">OPS</w:t>
            </w:r>
          </w:p>
        </w:tc>
      </w:tr>
      <w:tr xmlns:wp14="http://schemas.microsoft.com/office/word/2010/wordml" w14:paraId="2C10B141" wp14:textId="77777777">
        <w:trPr>
          <w:cantSplit/>
        </w:trPr>
        <w:tc>
          <w:tcPr/>
          <w:p w14:paraId="7FB50862" wp14:textId="77777777">
            <w:pPr>
              <w:pStyle w:val="Compact"/>
              <w:jc w:val="left"/>
            </w:pPr>
            <w:r>
              <w:rPr>
                <w:sz w:val="19"/>
              </w:rPr>
              <w:t xml:space="preserve">REC</w:t>
            </w:r>
          </w:p>
        </w:tc>
        <w:tc>
          <w:tcPr/>
          <w:p w14:paraId="49086B2A" wp14:textId="77777777">
            <w:pPr>
              <w:pStyle w:val="Compact"/>
              <w:jc w:val="left"/>
            </w:pPr>
            <w:r>
              <w:rPr>
                <w:sz w:val="19"/>
              </w:rPr>
              <w:t xml:space="preserve">Recruitment Operations</w:t>
            </w:r>
          </w:p>
        </w:tc>
        <w:tc>
          <w:tcPr/>
          <w:p w14:paraId="5B7EE0B8" wp14:textId="77777777">
            <w:pPr>
              <w:pStyle w:val="Compact"/>
              <w:jc w:val="left"/>
            </w:pPr>
            <w:r>
              <w:rPr>
                <w:sz w:val="19"/>
              </w:rPr>
              <w:t xml:space="preserve">OPS</w:t>
            </w:r>
          </w:p>
        </w:tc>
      </w:tr>
      <w:tr xmlns:wp14="http://schemas.microsoft.com/office/word/2010/wordml" w14:paraId="3A25197F" wp14:textId="77777777">
        <w:trPr>
          <w:cantSplit/>
        </w:trPr>
        <w:tc>
          <w:tcPr/>
          <w:p w14:paraId="3646E98D" wp14:textId="77777777">
            <w:pPr>
              <w:pStyle w:val="Compact"/>
              <w:jc w:val="left"/>
            </w:pPr>
            <w:r>
              <w:rPr>
                <w:sz w:val="19"/>
              </w:rPr>
              <w:t xml:space="preserve">CUS</w:t>
            </w:r>
          </w:p>
        </w:tc>
        <w:tc>
          <w:tcPr/>
          <w:p w14:paraId="499D2B5F" wp14:textId="77777777">
            <w:pPr>
              <w:pStyle w:val="Compact"/>
              <w:jc w:val="left"/>
            </w:pPr>
            <w:r>
              <w:rPr>
                <w:sz w:val="19"/>
              </w:rPr>
              <w:t xml:space="preserve">Customer Success</w:t>
            </w:r>
          </w:p>
        </w:tc>
        <w:tc>
          <w:tcPr/>
          <w:p w14:paraId="11769F28" wp14:textId="77777777">
            <w:pPr>
              <w:pStyle w:val="Compact"/>
              <w:jc w:val="left"/>
            </w:pPr>
            <w:r>
              <w:rPr>
                <w:sz w:val="19"/>
              </w:rPr>
              <w:t xml:space="preserve">OPS</w:t>
            </w:r>
          </w:p>
        </w:tc>
      </w:tr>
      <w:tr xmlns:wp14="http://schemas.microsoft.com/office/word/2010/wordml" w14:paraId="2212CA58" wp14:textId="77777777">
        <w:trPr>
          <w:cantSplit/>
        </w:trPr>
        <w:tc>
          <w:tcPr/>
          <w:p w14:paraId="4D0C8C17" wp14:textId="77777777">
            <w:pPr>
              <w:pStyle w:val="Compact"/>
              <w:jc w:val="left"/>
            </w:pPr>
            <w:r>
              <w:rPr>
                <w:sz w:val="19"/>
              </w:rPr>
              <w:t xml:space="preserve">VER</w:t>
            </w:r>
          </w:p>
        </w:tc>
        <w:tc>
          <w:tcPr/>
          <w:p w14:paraId="563633C7" wp14:textId="77777777">
            <w:pPr>
              <w:pStyle w:val="Compact"/>
              <w:jc w:val="left"/>
            </w:pPr>
            <w:r>
              <w:rPr>
                <w:sz w:val="19"/>
              </w:rPr>
              <w:t xml:space="preserve">Verification Operations</w:t>
            </w:r>
          </w:p>
        </w:tc>
        <w:tc>
          <w:tcPr/>
          <w:p w14:paraId="7FACE2B4" wp14:textId="77777777">
            <w:pPr>
              <w:pStyle w:val="Compact"/>
              <w:jc w:val="left"/>
            </w:pPr>
            <w:r>
              <w:rPr>
                <w:sz w:val="19"/>
              </w:rPr>
              <w:t xml:space="preserve">OPS</w:t>
            </w:r>
          </w:p>
        </w:tc>
      </w:tr>
      <w:tr xmlns:wp14="http://schemas.microsoft.com/office/word/2010/wordml" w14:paraId="553F02F3" wp14:textId="77777777">
        <w:trPr>
          <w:cantSplit/>
        </w:trPr>
        <w:tc>
          <w:tcPr/>
          <w:p w14:paraId="23C41743" wp14:textId="77777777">
            <w:pPr>
              <w:pStyle w:val="Compact"/>
              <w:jc w:val="left"/>
            </w:pPr>
            <w:r>
              <w:rPr>
                <w:sz w:val="19"/>
              </w:rPr>
              <w:t xml:space="preserve">CAE</w:t>
            </w:r>
          </w:p>
        </w:tc>
        <w:tc>
          <w:tcPr/>
          <w:p w14:paraId="6C0E81F6" wp14:textId="77777777">
            <w:pPr>
              <w:pStyle w:val="Compact"/>
              <w:jc w:val="left"/>
            </w:pPr>
            <w:r>
              <w:rPr>
                <w:sz w:val="19"/>
              </w:rPr>
              <w:t xml:space="preserve">Candidate Experience</w:t>
            </w:r>
          </w:p>
        </w:tc>
        <w:tc>
          <w:tcPr/>
          <w:p w14:paraId="18FD2931" wp14:textId="77777777">
            <w:pPr>
              <w:pStyle w:val="Compact"/>
              <w:jc w:val="left"/>
            </w:pPr>
            <w:r>
              <w:rPr>
                <w:sz w:val="19"/>
              </w:rPr>
              <w:t xml:space="preserve">OPS</w:t>
            </w:r>
          </w:p>
        </w:tc>
      </w:tr>
      <w:tr xmlns:wp14="http://schemas.microsoft.com/office/word/2010/wordml" w14:paraId="444D4255" wp14:textId="77777777">
        <w:trPr>
          <w:cantSplit/>
        </w:trPr>
        <w:tc>
          <w:tcPr/>
          <w:p w14:paraId="72651EE6" wp14:textId="77777777">
            <w:pPr>
              <w:pStyle w:val="Compact"/>
              <w:jc w:val="left"/>
            </w:pPr>
            <w:r>
              <w:rPr>
                <w:sz w:val="19"/>
              </w:rPr>
              <w:t xml:space="preserve">CLE</w:t>
            </w:r>
          </w:p>
        </w:tc>
        <w:tc>
          <w:tcPr/>
          <w:p w14:paraId="162F90E6" wp14:textId="77777777">
            <w:pPr>
              <w:pStyle w:val="Compact"/>
              <w:jc w:val="left"/>
            </w:pPr>
            <w:r>
              <w:rPr>
                <w:sz w:val="19"/>
              </w:rPr>
              <w:t xml:space="preserve">Client Engagement</w:t>
            </w:r>
          </w:p>
        </w:tc>
        <w:tc>
          <w:tcPr/>
          <w:p w14:paraId="257A0C1E" wp14:textId="77777777">
            <w:pPr>
              <w:pStyle w:val="Compact"/>
              <w:jc w:val="left"/>
            </w:pPr>
            <w:r>
              <w:rPr>
                <w:sz w:val="19"/>
              </w:rPr>
              <w:t xml:space="preserve">OPS</w:t>
            </w:r>
          </w:p>
        </w:tc>
      </w:tr>
      <w:tr xmlns:wp14="http://schemas.microsoft.com/office/word/2010/wordml" w14:paraId="54D43F8F" wp14:textId="77777777">
        <w:trPr>
          <w:cantSplit/>
        </w:trPr>
        <w:tc>
          <w:tcPr/>
          <w:p w14:paraId="272AC283" wp14:textId="77777777">
            <w:pPr>
              <w:pStyle w:val="Compact"/>
              <w:jc w:val="left"/>
            </w:pPr>
            <w:r>
              <w:rPr>
                <w:sz w:val="19"/>
              </w:rPr>
              <w:t xml:space="preserve">PROM</w:t>
            </w:r>
          </w:p>
        </w:tc>
        <w:tc>
          <w:tcPr/>
          <w:p w14:paraId="310BFB9B" wp14:textId="77777777">
            <w:pPr>
              <w:pStyle w:val="Compact"/>
              <w:jc w:val="left"/>
            </w:pPr>
            <w:r>
              <w:rPr>
                <w:sz w:val="19"/>
              </w:rPr>
              <w:t xml:space="preserve">Prometric test centres</w:t>
            </w:r>
          </w:p>
        </w:tc>
        <w:tc>
          <w:tcPr/>
          <w:p w14:paraId="11B7F789" wp14:textId="77777777">
            <w:pPr>
              <w:pStyle w:val="Compact"/>
              <w:jc w:val="left"/>
            </w:pPr>
            <w:r>
              <w:rPr>
                <w:sz w:val="19"/>
              </w:rPr>
              <w:t xml:space="preserve">OPS</w:t>
            </w:r>
          </w:p>
        </w:tc>
      </w:tr>
      <w:tr xmlns:wp14="http://schemas.microsoft.com/office/word/2010/wordml" w14:paraId="27168AAC" wp14:textId="77777777">
        <w:trPr>
          <w:cantSplit/>
        </w:trPr>
        <w:tc>
          <w:tcPr/>
          <w:p w14:paraId="01EE0CCE" wp14:textId="77777777">
            <w:pPr>
              <w:pStyle w:val="Compact"/>
              <w:jc w:val="left"/>
            </w:pPr>
            <w:r>
              <w:rPr>
                <w:sz w:val="19"/>
              </w:rPr>
              <w:t xml:space="preserve">DPR</w:t>
            </w:r>
          </w:p>
        </w:tc>
        <w:tc>
          <w:tcPr/>
          <w:p w14:paraId="6373C92A" wp14:textId="77777777">
            <w:pPr>
              <w:pStyle w:val="Compact"/>
              <w:jc w:val="left"/>
            </w:pPr>
            <w:r>
              <w:rPr>
                <w:sz w:val="19"/>
              </w:rPr>
              <w:t xml:space="preserve">Data Protection</w:t>
            </w:r>
          </w:p>
        </w:tc>
        <w:tc>
          <w:tcPr/>
          <w:p w14:paraId="55D72BA2" wp14:textId="77777777">
            <w:pPr>
              <w:pStyle w:val="Compact"/>
              <w:jc w:val="left"/>
            </w:pPr>
            <w:r>
              <w:rPr>
                <w:sz w:val="19"/>
              </w:rPr>
              <w:t xml:space="preserve">QI, with Primary Domain Data Protection &amp; Privacy</w:t>
            </w:r>
          </w:p>
        </w:tc>
      </w:tr>
      <w:tr xmlns:wp14="http://schemas.microsoft.com/office/word/2010/wordml" w14:paraId="083F3BCD" wp14:textId="77777777">
        <w:trPr>
          <w:cantSplit/>
        </w:trPr>
        <w:tc>
          <w:tcPr/>
          <w:p w14:paraId="759146DE" wp14:textId="77777777">
            <w:pPr>
              <w:pStyle w:val="Compact"/>
              <w:jc w:val="left"/>
            </w:pPr>
            <w:r>
              <w:rPr>
                <w:sz w:val="19"/>
              </w:rPr>
              <w:t xml:space="preserve">QMS, QA</w:t>
            </w:r>
          </w:p>
        </w:tc>
        <w:tc>
          <w:tcPr/>
          <w:p w14:paraId="13713501" wp14:textId="77777777">
            <w:pPr>
              <w:pStyle w:val="Compact"/>
              <w:jc w:val="left"/>
            </w:pPr>
            <w:r>
              <w:rPr>
                <w:sz w:val="19"/>
              </w:rPr>
              <w:t xml:space="preserve">Quality management</w:t>
            </w:r>
          </w:p>
        </w:tc>
        <w:tc>
          <w:tcPr/>
          <w:p w14:paraId="7F2FCB88" wp14:textId="77777777">
            <w:pPr>
              <w:pStyle w:val="Compact"/>
              <w:jc w:val="left"/>
            </w:pPr>
            <w:r>
              <w:rPr>
                <w:sz w:val="19"/>
              </w:rPr>
              <w:t xml:space="preserve">QI</w:t>
            </w:r>
          </w:p>
        </w:tc>
      </w:tr>
      <w:tr xmlns:wp14="http://schemas.microsoft.com/office/word/2010/wordml" w14:paraId="66367788" wp14:textId="77777777">
        <w:trPr>
          <w:cantSplit/>
        </w:trPr>
        <w:tc>
          <w:tcPr/>
          <w:p w14:paraId="5DD39643" wp14:textId="77777777">
            <w:pPr>
              <w:pStyle w:val="Compact"/>
              <w:jc w:val="left"/>
            </w:pPr>
            <w:r>
              <w:rPr>
                <w:sz w:val="19"/>
              </w:rPr>
              <w:t xml:space="preserve">ISM</w:t>
            </w:r>
          </w:p>
        </w:tc>
        <w:tc>
          <w:tcPr/>
          <w:p w14:paraId="38B7B780" wp14:textId="77777777">
            <w:pPr>
              <w:pStyle w:val="Compact"/>
              <w:jc w:val="left"/>
            </w:pPr>
            <w:r>
              <w:rPr>
                <w:sz w:val="19"/>
              </w:rPr>
              <w:t xml:space="preserve">Information security</w:t>
            </w:r>
          </w:p>
        </w:tc>
        <w:tc>
          <w:tcPr/>
          <w:p w14:paraId="6F7141AC" wp14:textId="77777777">
            <w:pPr>
              <w:pStyle w:val="Compact"/>
              <w:jc w:val="left"/>
            </w:pPr>
            <w:r>
              <w:rPr>
                <w:sz w:val="19"/>
              </w:rPr>
              <w:t xml:space="preserve">ISMS</w:t>
            </w:r>
          </w:p>
        </w:tc>
      </w:tr>
      <w:tr xmlns:wp14="http://schemas.microsoft.com/office/word/2010/wordml" w14:paraId="457D598C" wp14:textId="77777777">
        <w:trPr>
          <w:cantSplit/>
        </w:trPr>
        <w:tc>
          <w:tcPr/>
          <w:p w14:paraId="387B2FFE" wp14:textId="77777777">
            <w:pPr>
              <w:pStyle w:val="Compact"/>
              <w:jc w:val="left"/>
            </w:pPr>
            <w:r>
              <w:rPr>
                <w:sz w:val="19"/>
              </w:rPr>
              <w:t xml:space="preserve">DCE</w:t>
            </w:r>
          </w:p>
        </w:tc>
        <w:tc>
          <w:tcPr/>
          <w:p w14:paraId="12736DA8" wp14:textId="77777777">
            <w:pPr>
              <w:pStyle w:val="Compact"/>
              <w:jc w:val="left"/>
            </w:pPr>
            <w:r>
              <w:rPr>
                <w:sz w:val="19"/>
              </w:rPr>
              <w:t xml:space="preserve">Cloud and access</w:t>
            </w:r>
          </w:p>
        </w:tc>
        <w:tc>
          <w:tcPr/>
          <w:p w14:paraId="02FF5523" wp14:textId="77777777">
            <w:pPr>
              <w:pStyle w:val="Compact"/>
              <w:jc w:val="left"/>
            </w:pPr>
            <w:r>
              <w:rPr>
                <w:sz w:val="19"/>
              </w:rPr>
              <w:t xml:space="preserve">ISMS</w:t>
            </w:r>
          </w:p>
        </w:tc>
      </w:tr>
      <w:tr xmlns:wp14="http://schemas.microsoft.com/office/word/2010/wordml" w14:paraId="626A6954" wp14:textId="77777777">
        <w:trPr>
          <w:cantSplit/>
        </w:trPr>
        <w:tc>
          <w:tcPr/>
          <w:p w14:paraId="0A9BF7C0" wp14:textId="77777777">
            <w:pPr>
              <w:pStyle w:val="Compact"/>
              <w:jc w:val="left"/>
            </w:pPr>
            <w:r>
              <w:rPr>
                <w:sz w:val="19"/>
              </w:rPr>
              <w:t xml:space="preserve">DEVOPS</w:t>
            </w:r>
          </w:p>
        </w:tc>
        <w:tc>
          <w:tcPr/>
          <w:p w14:paraId="3D0591C4" wp14:textId="77777777">
            <w:pPr>
              <w:pStyle w:val="Compact"/>
              <w:jc w:val="left"/>
            </w:pPr>
            <w:r>
              <w:rPr>
                <w:sz w:val="19"/>
              </w:rPr>
              <w:t xml:space="preserve">Cloud deployment and CI/CD</w:t>
            </w:r>
          </w:p>
        </w:tc>
        <w:tc>
          <w:tcPr/>
          <w:p w14:paraId="776C6723" wp14:textId="77777777">
            <w:pPr>
              <w:pStyle w:val="Compact"/>
              <w:jc w:val="left"/>
            </w:pPr>
            <w:r>
              <w:rPr>
                <w:sz w:val="19"/>
              </w:rPr>
              <w:t xml:space="preserve">ISMS where the subject is cloud operation; SD where it is the software delivery pipeline</w:t>
            </w:r>
          </w:p>
        </w:tc>
      </w:tr>
      <w:tr xmlns:wp14="http://schemas.microsoft.com/office/word/2010/wordml" w14:paraId="038BEDBD" wp14:textId="77777777">
        <w:trPr>
          <w:cantSplit/>
        </w:trPr>
        <w:tc>
          <w:tcPr/>
          <w:p w14:paraId="48F389BB" wp14:textId="77777777">
            <w:pPr>
              <w:pStyle w:val="Compact"/>
              <w:jc w:val="left"/>
            </w:pPr>
            <w:r>
              <w:rPr>
                <w:sz w:val="19"/>
              </w:rPr>
              <w:t xml:space="preserve">PD, TD, SEC, AI</w:t>
            </w:r>
          </w:p>
        </w:tc>
        <w:tc>
          <w:tcPr/>
          <w:p w14:paraId="54815B64" wp14:textId="77777777">
            <w:pPr>
              <w:pStyle w:val="Compact"/>
              <w:jc w:val="left"/>
            </w:pPr>
            <w:r>
              <w:rPr>
                <w:sz w:val="19"/>
              </w:rPr>
              <w:t xml:space="preserve">Product, technical development, secure development, AI-assisted development</w:t>
            </w:r>
          </w:p>
        </w:tc>
        <w:tc>
          <w:tcPr/>
          <w:p w14:paraId="4720F1FA" wp14:textId="77777777">
            <w:pPr>
              <w:pStyle w:val="Compact"/>
              <w:jc w:val="left"/>
            </w:pPr>
            <w:r>
              <w:rPr>
                <w:sz w:val="19"/>
              </w:rPr>
              <w:t xml:space="preserve">SD</w:t>
            </w:r>
          </w:p>
        </w:tc>
      </w:tr>
      <w:tr xmlns:wp14="http://schemas.microsoft.com/office/word/2010/wordml" w14:paraId="0B4C1695" wp14:textId="77777777">
        <w:trPr>
          <w:cantSplit/>
        </w:trPr>
        <w:tc>
          <w:tcPr/>
          <w:p w14:paraId="2F36F336" wp14:textId="77777777">
            <w:pPr>
              <w:pStyle w:val="Compact"/>
              <w:jc w:val="left"/>
            </w:pPr>
            <w:r>
              <w:rPr>
                <w:sz w:val="19"/>
              </w:rPr>
              <w:t xml:space="preserve">LEGAL, POLICY, PRO</w:t>
            </w:r>
          </w:p>
        </w:tc>
        <w:tc>
          <w:tcPr/>
          <w:p w14:paraId="2376934B" wp14:textId="77777777">
            <w:pPr>
              <w:pStyle w:val="Compact"/>
              <w:jc w:val="left"/>
            </w:pPr>
            <w:r>
              <w:rPr>
                <w:sz w:val="19"/>
              </w:rPr>
              <w:t xml:space="preserve">Legal, corporate policy, privacy submission guidance</w:t>
            </w:r>
          </w:p>
        </w:tc>
        <w:tc>
          <w:tcPr/>
          <w:p w14:paraId="56200313" wp14:textId="77777777">
            <w:pPr>
              <w:pStyle w:val="Compact"/>
              <w:jc w:val="left"/>
            </w:pPr>
            <w:r>
              <w:rPr>
                <w:sz w:val="19"/>
              </w:rPr>
              <w:t xml:space="preserve">QI</w:t>
            </w:r>
          </w:p>
        </w:tc>
      </w:tr>
    </w:tbl>
    <w:p xmlns:wp14="http://schemas.microsoft.com/office/word/2010/wordml" w14:paraId="6FB4BEF8" wp14:textId="77777777">
      <w:pPr>
        <w:pStyle w:val="BodyText"/>
      </w:pPr>
      <w:r>
        <w:t xml:space="preserve">Record IDs use the prefix REC- followed by four digits. This is an identifier scheme, not a function code.</w:t>
      </w:r>
    </w:p>
    <w:p xmlns:wp14="http://schemas.microsoft.com/office/word/2010/wordml" w14:paraId="6E06C155" wp14:textId="77777777">
      <w:pPr>
        <w:pStyle w:val="BodyText"/>
      </w:pPr>
      <w:r>
        <w:rPr>
          <w:bCs/>
          <w:b/>
        </w:rPr>
        <w:t xml:space="preserve">Domains and approval routes</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1980"/>
        <w:gridCol w:w="1980"/>
        <w:gridCol w:w="1980"/>
        <w:gridCol w:w="1980"/>
      </w:tblGrid>
      <w:tr xmlns:wp14="http://schemas.microsoft.com/office/word/2010/wordml" w14:paraId="753486A6" wp14:textId="77777777">
        <w:trPr>
          <w:tblHeader w:val="true"/>
          <w:cantSplit/>
          <w:tblHeader/>
        </w:trPr>
        <w:tc>
          <w:tcPr>
            <w:shd w:val="clear" w:fill="E7EAF0"/>
          </w:tcPr>
          <w:p w14:paraId="1839388E" wp14:textId="77777777">
            <w:pPr>
              <w:pStyle w:val="Compact"/>
              <w:jc w:val="left"/>
            </w:pPr>
            <w:r>
              <w:rPr>
                <w:b/>
                <w:sz w:val="19"/>
              </w:rPr>
              <w:t xml:space="preserve">Domain</w:t>
            </w:r>
          </w:p>
        </w:tc>
        <w:tc>
          <w:tcPr>
            <w:shd w:val="clear" w:fill="E7EAF0"/>
          </w:tcPr>
          <w:p w14:paraId="071DC8AC" wp14:textId="77777777">
            <w:pPr>
              <w:pStyle w:val="Compact"/>
              <w:jc w:val="left"/>
            </w:pPr>
            <w:r>
              <w:rPr>
                <w:b/>
                <w:sz w:val="19"/>
              </w:rPr>
              <w:t xml:space="preserve">Family Policy scope (route follows Primary Domain)</w:t>
            </w:r>
          </w:p>
        </w:tc>
        <w:tc>
          <w:tcPr>
            <w:shd w:val="clear" w:fill="E7EAF0"/>
          </w:tcPr>
          <w:p w14:paraId="1A1E187E" wp14:textId="77777777">
            <w:pPr>
              <w:pStyle w:val="Compact"/>
              <w:jc w:val="left"/>
            </w:pPr>
            <w:r>
              <w:rPr>
                <w:b/>
                <w:sz w:val="19"/>
              </w:rPr>
              <w:t xml:space="preserve">First Pass</w:t>
            </w:r>
          </w:p>
        </w:tc>
        <w:tc>
          <w:tcPr>
            <w:shd w:val="clear" w:fill="E7EAF0"/>
          </w:tcPr>
          <w:p w14:paraId="6D3170A6" wp14:textId="77777777">
            <w:pPr>
              <w:pStyle w:val="Compact"/>
              <w:jc w:val="left"/>
            </w:pPr>
            <w:r>
              <w:rPr>
                <w:b/>
                <w:sz w:val="19"/>
              </w:rPr>
              <w:t xml:space="preserve">Final Approval</w:t>
            </w:r>
          </w:p>
        </w:tc>
      </w:tr>
      <w:tr xmlns:wp14="http://schemas.microsoft.com/office/word/2010/wordml" w14:paraId="7FC9005B" wp14:textId="77777777">
        <w:trPr>
          <w:cantSplit/>
        </w:trPr>
        <w:tc>
          <w:tcPr/>
          <w:p w14:paraId="2D22D7C3" wp14:textId="77777777">
            <w:pPr>
              <w:pStyle w:val="Compact"/>
              <w:jc w:val="left"/>
            </w:pPr>
            <w:r>
              <w:rPr>
                <w:sz w:val="19"/>
              </w:rPr>
              <w:t xml:space="preserve">Master Governance</w:t>
            </w:r>
          </w:p>
        </w:tc>
        <w:tc>
          <w:tcPr/>
          <w:p w14:paraId="1437DB35" wp14:textId="77777777">
            <w:pPr>
              <w:pStyle w:val="Compact"/>
              <w:jc w:val="left"/>
            </w:pPr>
            <w:r>
              <w:rPr>
                <w:sz w:val="19"/>
              </w:rPr>
              <w:t xml:space="preserve">Master Integrated Management System Policy</w:t>
            </w:r>
          </w:p>
        </w:tc>
        <w:tc>
          <w:tcPr/>
          <w:p w14:paraId="42CCC6F4" wp14:textId="77777777">
            <w:pPr>
              <w:pStyle w:val="Compact"/>
              <w:jc w:val="left"/>
            </w:pPr>
            <w:r>
              <w:rPr>
                <w:sz w:val="19"/>
              </w:rPr>
              <w:t xml:space="preserve">Chief Compliance Officer</w:t>
            </w:r>
          </w:p>
        </w:tc>
        <w:tc>
          <w:tcPr/>
          <w:p w14:paraId="302D4BBD" wp14:textId="77777777">
            <w:pPr>
              <w:pStyle w:val="Compact"/>
              <w:jc w:val="left"/>
            </w:pPr>
            <w:r>
              <w:rPr>
                <w:sz w:val="19"/>
              </w:rPr>
              <w:t xml:space="preserve">Managing Director / CEO</w:t>
            </w:r>
          </w:p>
        </w:tc>
      </w:tr>
      <w:tr xmlns:wp14="http://schemas.microsoft.com/office/word/2010/wordml" w14:paraId="1669EFC6" wp14:textId="77777777">
        <w:trPr>
          <w:cantSplit/>
        </w:trPr>
        <w:tc>
          <w:tcPr/>
          <w:p w14:paraId="20AA3C84" wp14:textId="77777777">
            <w:pPr>
              <w:pStyle w:val="Compact"/>
              <w:jc w:val="left"/>
            </w:pPr>
            <w:r>
              <w:rPr>
                <w:sz w:val="19"/>
              </w:rPr>
              <w:t xml:space="preserve">Quality &amp; Compliance</w:t>
            </w:r>
          </w:p>
        </w:tc>
        <w:tc>
          <w:tcPr/>
          <w:p w14:paraId="47230FC7" wp14:textId="77777777">
            <w:pPr>
              <w:pStyle w:val="Compact"/>
              <w:jc w:val="left"/>
            </w:pPr>
            <w:r>
              <w:rPr>
                <w:sz w:val="19"/>
              </w:rPr>
              <w:t xml:space="preserve">Quality &amp; Compliance family Policies</w:t>
            </w:r>
          </w:p>
        </w:tc>
        <w:tc>
          <w:tcPr/>
          <w:p w14:paraId="6E36266C" wp14:textId="77777777">
            <w:pPr>
              <w:pStyle w:val="Compact"/>
              <w:jc w:val="left"/>
            </w:pPr>
            <w:r>
              <w:rPr>
                <w:sz w:val="19"/>
              </w:rPr>
              <w:t xml:space="preserve">Chief Compliance Officer</w:t>
            </w:r>
          </w:p>
        </w:tc>
        <w:tc>
          <w:tcPr/>
          <w:p w14:paraId="330F1DC2" wp14:textId="77777777">
            <w:pPr>
              <w:pStyle w:val="Compact"/>
              <w:jc w:val="left"/>
            </w:pPr>
            <w:r>
              <w:rPr>
                <w:sz w:val="19"/>
              </w:rPr>
              <w:t xml:space="preserve">Managing Director / CEO</w:t>
            </w:r>
          </w:p>
        </w:tc>
      </w:tr>
      <w:tr xmlns:wp14="http://schemas.microsoft.com/office/word/2010/wordml" w14:paraId="0C359195" wp14:textId="77777777">
        <w:trPr>
          <w:cantSplit/>
        </w:trPr>
        <w:tc>
          <w:tcPr/>
          <w:p w14:paraId="67611343" wp14:textId="77777777">
            <w:pPr>
              <w:pStyle w:val="Compact"/>
              <w:jc w:val="left"/>
            </w:pPr>
            <w:r>
              <w:rPr>
                <w:sz w:val="19"/>
              </w:rPr>
              <w:t xml:space="preserve">Information Security</w:t>
            </w:r>
          </w:p>
        </w:tc>
        <w:tc>
          <w:tcPr/>
          <w:p w14:paraId="38E8C917" wp14:textId="77777777">
            <w:pPr>
              <w:pStyle w:val="Compact"/>
              <w:jc w:val="left"/>
            </w:pPr>
            <w:r>
              <w:rPr>
                <w:sz w:val="19"/>
              </w:rPr>
              <w:t xml:space="preserve">Information Security family Policies</w:t>
            </w:r>
          </w:p>
        </w:tc>
        <w:tc>
          <w:tcPr/>
          <w:p w14:paraId="2DBF2F05" wp14:textId="77777777">
            <w:pPr>
              <w:pStyle w:val="Compact"/>
              <w:jc w:val="left"/>
            </w:pPr>
            <w:r>
              <w:rPr>
                <w:sz w:val="19"/>
              </w:rPr>
              <w:t xml:space="preserve">Information Security Officer</w:t>
            </w:r>
          </w:p>
        </w:tc>
        <w:tc>
          <w:tcPr/>
          <w:p w14:paraId="38EA2407" wp14:textId="77777777">
            <w:pPr>
              <w:pStyle w:val="Compact"/>
              <w:jc w:val="left"/>
            </w:pPr>
            <w:r>
              <w:rPr>
                <w:sz w:val="19"/>
              </w:rPr>
              <w:t xml:space="preserve">Chief Compliance Officer</w:t>
            </w:r>
          </w:p>
        </w:tc>
      </w:tr>
      <w:tr xmlns:wp14="http://schemas.microsoft.com/office/word/2010/wordml" w14:paraId="5ECC2099" wp14:textId="77777777">
        <w:trPr>
          <w:cantSplit/>
        </w:trPr>
        <w:tc>
          <w:tcPr/>
          <w:p w14:paraId="496826B0" wp14:textId="77777777">
            <w:pPr>
              <w:pStyle w:val="Compact"/>
              <w:jc w:val="left"/>
            </w:pPr>
            <w:r>
              <w:rPr>
                <w:sz w:val="19"/>
              </w:rPr>
              <w:t xml:space="preserve">Data Protection &amp; Privacy</w:t>
            </w:r>
          </w:p>
        </w:tc>
        <w:tc>
          <w:tcPr/>
          <w:p w14:paraId="482F4B70" wp14:textId="77777777">
            <w:pPr>
              <w:pStyle w:val="Compact"/>
              <w:jc w:val="left"/>
            </w:pPr>
            <w:r>
              <w:rPr>
                <w:sz w:val="19"/>
              </w:rPr>
              <w:t xml:space="preserve">Data Protection &amp; Privacy Policy</w:t>
            </w:r>
          </w:p>
        </w:tc>
        <w:tc>
          <w:tcPr/>
          <w:p w14:paraId="59671E4B" wp14:textId="77777777">
            <w:pPr>
              <w:pStyle w:val="Compact"/>
              <w:jc w:val="left"/>
            </w:pPr>
            <w:r>
              <w:rPr>
                <w:sz w:val="19"/>
              </w:rPr>
              <w:t xml:space="preserve">Chief Compliance Officer</w:t>
            </w:r>
          </w:p>
        </w:tc>
        <w:tc>
          <w:tcPr/>
          <w:p w14:paraId="44C39001" wp14:textId="77777777">
            <w:pPr>
              <w:pStyle w:val="Compact"/>
              <w:jc w:val="left"/>
            </w:pPr>
            <w:r>
              <w:rPr>
                <w:sz w:val="19"/>
              </w:rPr>
              <w:t xml:space="preserve">Managing Director / CEO</w:t>
            </w:r>
          </w:p>
        </w:tc>
      </w:tr>
      <w:tr xmlns:wp14="http://schemas.microsoft.com/office/word/2010/wordml" w14:paraId="741AAC9D" wp14:textId="77777777">
        <w:trPr>
          <w:cantSplit/>
        </w:trPr>
        <w:tc>
          <w:tcPr/>
          <w:p w14:paraId="64A2C0D9" wp14:textId="77777777">
            <w:pPr>
              <w:pStyle w:val="Compact"/>
              <w:jc w:val="left"/>
            </w:pPr>
            <w:r>
              <w:rPr>
                <w:sz w:val="19"/>
              </w:rPr>
              <w:t xml:space="preserve">IT &amp; Infrastructure</w:t>
            </w:r>
          </w:p>
        </w:tc>
        <w:tc>
          <w:tcPr/>
          <w:p w14:paraId="53B56B50" wp14:textId="77777777">
            <w:pPr>
              <w:pStyle w:val="Compact"/>
              <w:jc w:val="left"/>
            </w:pPr>
            <w:r>
              <w:rPr>
                <w:sz w:val="19"/>
              </w:rPr>
              <w:t xml:space="preserve">IT &amp; Infrastructure Policy</w:t>
            </w:r>
          </w:p>
        </w:tc>
        <w:tc>
          <w:tcPr/>
          <w:p w14:paraId="59D1D01F" wp14:textId="77777777">
            <w:pPr>
              <w:pStyle w:val="Compact"/>
              <w:jc w:val="left"/>
            </w:pPr>
            <w:r>
              <w:rPr>
                <w:sz w:val="19"/>
              </w:rPr>
              <w:t xml:space="preserve">Head of IT and Infrastructure</w:t>
            </w:r>
          </w:p>
        </w:tc>
        <w:tc>
          <w:tcPr/>
          <w:p w14:paraId="3D9E4F59" wp14:textId="77777777">
            <w:pPr>
              <w:pStyle w:val="Compact"/>
              <w:jc w:val="left"/>
            </w:pPr>
            <w:r>
              <w:rPr>
                <w:sz w:val="19"/>
              </w:rPr>
              <w:t xml:space="preserve">Chief Compliance Officer</w:t>
            </w:r>
          </w:p>
        </w:tc>
      </w:tr>
      <w:tr xmlns:wp14="http://schemas.microsoft.com/office/word/2010/wordml" w14:paraId="657922E0" wp14:textId="77777777">
        <w:trPr>
          <w:cantSplit/>
        </w:trPr>
        <w:tc>
          <w:tcPr/>
          <w:p w14:paraId="75B77CBB" wp14:textId="77777777">
            <w:pPr>
              <w:pStyle w:val="Compact"/>
              <w:jc w:val="left"/>
            </w:pPr>
            <w:r>
              <w:rPr>
                <w:sz w:val="19"/>
              </w:rPr>
              <w:t xml:space="preserve">Software &amp; Product Development</w:t>
            </w:r>
          </w:p>
        </w:tc>
        <w:tc>
          <w:tcPr/>
          <w:p w14:paraId="35A2EE1C" wp14:textId="77777777">
            <w:pPr>
              <w:pStyle w:val="Compact"/>
              <w:jc w:val="left"/>
            </w:pPr>
            <w:r>
              <w:rPr>
                <w:sz w:val="19"/>
              </w:rPr>
              <w:t xml:space="preserve">Software Development Lifecycle Policy</w:t>
            </w:r>
          </w:p>
        </w:tc>
        <w:tc>
          <w:tcPr/>
          <w:p w14:paraId="359466C7" wp14:textId="77777777">
            <w:pPr>
              <w:pStyle w:val="Compact"/>
              <w:jc w:val="left"/>
            </w:pPr>
            <w:r>
              <w:rPr>
                <w:sz w:val="19"/>
              </w:rPr>
              <w:t xml:space="preserve">Head of Products and Software Development</w:t>
            </w:r>
          </w:p>
        </w:tc>
        <w:tc>
          <w:tcPr/>
          <w:p w14:paraId="492A4933" wp14:textId="77777777">
            <w:pPr>
              <w:pStyle w:val="Compact"/>
              <w:jc w:val="left"/>
            </w:pPr>
            <w:r>
              <w:rPr>
                <w:sz w:val="19"/>
              </w:rPr>
              <w:t xml:space="preserve">Chief Compliance Officer</w:t>
            </w:r>
          </w:p>
        </w:tc>
      </w:tr>
      <w:tr xmlns:wp14="http://schemas.microsoft.com/office/word/2010/wordml" w14:paraId="5F0C9E48" wp14:textId="77777777">
        <w:trPr>
          <w:cantSplit/>
        </w:trPr>
        <w:tc>
          <w:tcPr/>
          <w:p w14:paraId="1334F1D6" wp14:textId="77777777">
            <w:pPr>
              <w:pStyle w:val="Compact"/>
              <w:jc w:val="left"/>
            </w:pPr>
            <w:r>
              <w:rPr>
                <w:sz w:val="19"/>
              </w:rPr>
              <w:t xml:space="preserve">AI Governance</w:t>
            </w:r>
          </w:p>
        </w:tc>
        <w:tc>
          <w:tcPr/>
          <w:p w14:paraId="57A2335F" wp14:textId="77777777">
            <w:pPr>
              <w:pStyle w:val="Compact"/>
              <w:jc w:val="left"/>
            </w:pPr>
            <w:r>
              <w:rPr>
                <w:sz w:val="19"/>
              </w:rPr>
              <w:t xml:space="preserve">AI Use Policy</w:t>
            </w:r>
          </w:p>
        </w:tc>
        <w:tc>
          <w:tcPr/>
          <w:p w14:paraId="2F2C1938" wp14:textId="77777777">
            <w:pPr>
              <w:pStyle w:val="Compact"/>
              <w:jc w:val="left"/>
            </w:pPr>
            <w:r>
              <w:rPr>
                <w:sz w:val="19"/>
              </w:rPr>
              <w:t xml:space="preserve">Information Security Officer</w:t>
            </w:r>
          </w:p>
        </w:tc>
        <w:tc>
          <w:tcPr/>
          <w:p w14:paraId="7B5C9924" wp14:textId="77777777">
            <w:pPr>
              <w:pStyle w:val="Compact"/>
              <w:jc w:val="left"/>
            </w:pPr>
            <w:r>
              <w:rPr>
                <w:sz w:val="19"/>
              </w:rPr>
              <w:t xml:space="preserve">Chief Compliance Officer</w:t>
            </w:r>
          </w:p>
        </w:tc>
      </w:tr>
      <w:tr xmlns:wp14="http://schemas.microsoft.com/office/word/2010/wordml" w14:paraId="4DB87CC6" wp14:textId="77777777">
        <w:trPr>
          <w:cantSplit/>
        </w:trPr>
        <w:tc>
          <w:tcPr/>
          <w:p w14:paraId="5D9DE92B" wp14:textId="77777777">
            <w:pPr>
              <w:pStyle w:val="Compact"/>
              <w:jc w:val="left"/>
            </w:pPr>
            <w:r>
              <w:rPr>
                <w:sz w:val="19"/>
              </w:rPr>
              <w:t xml:space="preserve">Service Delivery &amp; Operations</w:t>
            </w:r>
          </w:p>
        </w:tc>
        <w:tc>
          <w:tcPr/>
          <w:p w14:paraId="0A54AA9C" wp14:textId="77777777">
            <w:pPr>
              <w:pStyle w:val="Compact"/>
              <w:jc w:val="left"/>
            </w:pPr>
            <w:r>
              <w:rPr>
                <w:sz w:val="19"/>
              </w:rPr>
              <w:t xml:space="preserve">Service Delivery and Operations Policy</w:t>
            </w:r>
          </w:p>
        </w:tc>
        <w:tc>
          <w:tcPr/>
          <w:p w14:paraId="6CF7E842" wp14:textId="77777777">
            <w:pPr>
              <w:pStyle w:val="Compact"/>
              <w:jc w:val="left"/>
            </w:pPr>
            <w:r>
              <w:rPr>
                <w:sz w:val="19"/>
              </w:rPr>
              <w:t xml:space="preserve">Chief Operating Officer</w:t>
            </w:r>
          </w:p>
        </w:tc>
        <w:tc>
          <w:tcPr/>
          <w:p w14:paraId="3A6399E2" wp14:textId="77777777">
            <w:pPr>
              <w:pStyle w:val="Compact"/>
              <w:jc w:val="left"/>
            </w:pPr>
            <w:r>
              <w:rPr>
                <w:sz w:val="19"/>
              </w:rPr>
              <w:t xml:space="preserve">Chief Compliance Officer</w:t>
            </w:r>
          </w:p>
        </w:tc>
      </w:tr>
      <w:tr xmlns:wp14="http://schemas.microsoft.com/office/word/2010/wordml" w14:paraId="371E6DD6" wp14:textId="77777777">
        <w:trPr>
          <w:cantSplit/>
        </w:trPr>
        <w:tc>
          <w:tcPr/>
          <w:p w14:paraId="1B4D5A90" wp14:textId="77777777">
            <w:pPr>
              <w:pStyle w:val="Compact"/>
              <w:jc w:val="left"/>
            </w:pPr>
            <w:r>
              <w:rPr>
                <w:sz w:val="19"/>
              </w:rPr>
              <w:t xml:space="preserve">Client Engagement</w:t>
            </w:r>
          </w:p>
        </w:tc>
        <w:tc>
          <w:tcPr/>
          <w:p w14:paraId="2430D61B" wp14:textId="77777777">
            <w:pPr>
              <w:pStyle w:val="Compact"/>
              <w:jc w:val="left"/>
            </w:pPr>
            <w:r>
              <w:rPr>
                <w:sz w:val="19"/>
              </w:rPr>
              <w:t xml:space="preserve">Client Engagement Policy</w:t>
            </w:r>
          </w:p>
        </w:tc>
        <w:tc>
          <w:tcPr/>
          <w:p w14:paraId="27A04385" wp14:textId="77777777">
            <w:pPr>
              <w:pStyle w:val="Compact"/>
              <w:jc w:val="left"/>
            </w:pPr>
            <w:r>
              <w:rPr>
                <w:sz w:val="19"/>
              </w:rPr>
              <w:t xml:space="preserve">Chief Business Officer</w:t>
            </w:r>
          </w:p>
        </w:tc>
        <w:tc>
          <w:tcPr/>
          <w:p w14:paraId="5C62D18A" wp14:textId="77777777">
            <w:pPr>
              <w:pStyle w:val="Compact"/>
              <w:jc w:val="left"/>
            </w:pPr>
            <w:r>
              <w:rPr>
                <w:sz w:val="19"/>
              </w:rPr>
              <w:t xml:space="preserve">Chief Compliance Officer</w:t>
            </w:r>
          </w:p>
        </w:tc>
      </w:tr>
      <w:tr xmlns:wp14="http://schemas.microsoft.com/office/word/2010/wordml" w14:paraId="01BB749D" wp14:textId="77777777">
        <w:trPr>
          <w:cantSplit/>
        </w:trPr>
        <w:tc>
          <w:tcPr/>
          <w:p w14:paraId="6DA071B3" wp14:textId="77777777">
            <w:pPr>
              <w:pStyle w:val="Compact"/>
              <w:jc w:val="left"/>
            </w:pPr>
            <w:r>
              <w:rPr>
                <w:sz w:val="19"/>
              </w:rPr>
              <w:t xml:space="preserve">Marketing &amp; Communications</w:t>
            </w:r>
          </w:p>
        </w:tc>
        <w:tc>
          <w:tcPr/>
          <w:p w14:paraId="21AF24FA" wp14:textId="77777777">
            <w:pPr>
              <w:pStyle w:val="Compact"/>
              <w:jc w:val="left"/>
            </w:pPr>
            <w:r>
              <w:rPr>
                <w:sz w:val="19"/>
              </w:rPr>
              <w:t xml:space="preserve">Marketing &amp; Communications Policy</w:t>
            </w:r>
          </w:p>
        </w:tc>
        <w:tc>
          <w:tcPr/>
          <w:p w14:paraId="55B6F233" wp14:textId="77777777">
            <w:pPr>
              <w:pStyle w:val="Compact"/>
              <w:jc w:val="left"/>
            </w:pPr>
            <w:r>
              <w:rPr>
                <w:sz w:val="19"/>
              </w:rPr>
              <w:t xml:space="preserve">Chief Business Officer</w:t>
            </w:r>
          </w:p>
        </w:tc>
        <w:tc>
          <w:tcPr/>
          <w:p w14:paraId="02284D77" wp14:textId="77777777">
            <w:pPr>
              <w:pStyle w:val="Compact"/>
              <w:jc w:val="left"/>
            </w:pPr>
            <w:r>
              <w:rPr>
                <w:sz w:val="19"/>
              </w:rPr>
              <w:t xml:space="preserve">Chief Compliance Officer</w:t>
            </w:r>
          </w:p>
        </w:tc>
      </w:tr>
      <w:tr w14:paraId="1CDEC73E" w14:textId="77777777">
        <w:trPr>
          <w:cantSplit/>
          <w:ins w:author="Claude (GRC programme)" w:date="2026-10-06T02:50:00Z" w:id="9208"/>
        </w:trPr>
        <w:tc>
          <w:tcPr/>
          <w:p w14:paraId="6E3F055A" w14:textId="77777777">
            <w:pPr>
              <w:pStyle w:val="Compact"/>
              <w:jc w:val="left"/>
            </w:pPr>
            <w:ins w:author="Claude (GRC programme)" w:date="2026-10-06T02:50:00Z" w:id="9204">
              <w:r>
                <w:rPr>
                  <w:sz w:val="19"/>
                </w:rPr>
                <w:t xml:space="preserve">Revenue &amp; Sales</w:t>
              </w:r>
            </w:ins>
          </w:p>
        </w:tc>
        <w:tc>
          <w:tcPr/>
          <w:p w14:paraId="7A45E588" w14:textId="77777777">
            <w:pPr>
              <w:pStyle w:val="Compact"/>
              <w:jc w:val="left"/>
            </w:pPr>
            <w:ins w:author="Claude (GRC programme)" w:date="2026-10-06T02:50:00Z" w:id="9205">
              <w:r>
                <w:rPr>
                  <w:sz w:val="19"/>
                </w:rPr>
                <w:t xml:space="preserve">Revenue and Sales Policy</w:t>
              </w:r>
            </w:ins>
          </w:p>
        </w:tc>
        <w:tc>
          <w:tcPr/>
          <w:p w14:paraId="02C1C86D" w14:textId="77777777">
            <w:pPr>
              <w:pStyle w:val="Compact"/>
              <w:jc w:val="left"/>
            </w:pPr>
            <w:ins w:author="Claude (GRC programme)" w:date="2026-10-06T02:50:00Z" w:id="9206">
              <w:r>
                <w:rPr>
                  <w:sz w:val="19"/>
                </w:rPr>
                <w:t xml:space="preserve">Chief Revenue Officer</w:t>
              </w:r>
            </w:ins>
          </w:p>
        </w:tc>
        <w:tc>
          <w:tcPr/>
          <w:p w14:paraId="445F26C2" w14:textId="77777777">
            <w:pPr>
              <w:pStyle w:val="Compact"/>
              <w:jc w:val="left"/>
            </w:pPr>
            <w:ins w:author="Claude (GRC programme)" w:date="2026-10-06T02:50:00Z" w:id="9207">
              <w:r>
                <w:rPr>
                  <w:sz w:val="19"/>
                </w:rPr>
                <w:t xml:space="preserve">Chief Compliance Officer</w:t>
              </w:r>
            </w:ins>
          </w:p>
        </w:tc>
      </w:tr>
      <w:tr w14:paraId="29D9DBF5" w14:textId="77777777">
        <w:trPr>
          <w:cantSplit/>
        </w:trPr>
        <w:tc>
          <w:tcPr/>
          <w:p w14:paraId="1B112158" w14:textId="77777777">
            <w:pPr>
              <w:pStyle w:val="Compact"/>
              <w:jc w:val="left"/>
            </w:pPr>
            <w:r>
              <w:rPr>
                <w:sz w:val="19"/>
              </w:rPr>
              <w:t xml:space="preserve">Revenue &amp; Sales</w:t>
            </w:r>
          </w:p>
        </w:tc>
        <w:tc>
          <w:tcPr/>
          <w:p w14:paraId="31150B0F" w14:textId="77777777">
            <w:pPr>
              <w:pStyle w:val="Compact"/>
              <w:jc w:val="left"/>
            </w:pPr>
            <w:r>
              <w:rPr>
                <w:sz w:val="19"/>
              </w:rPr>
              <w:t xml:space="preserve">Revenue Sales commercial process and cross-domain control implementation</w:t>
            </w:r>
          </w:p>
        </w:tc>
        <w:tc>
          <w:tcPr/>
          <w:p w14:paraId="604155A3" w14:textId="77777777">
            <w:pPr>
              <w:pStyle w:val="Compact"/>
              <w:jc w:val="left"/>
            </w:pPr>
            <w:r>
              <w:rPr>
                <w:sz w:val="19"/>
              </w:rPr>
              <w:t xml:space="preserve">Chief Revenue Officer</w:t>
            </w:r>
          </w:p>
        </w:tc>
        <w:tc>
          <w:tcPr/>
          <w:p w14:paraId="20F85854" w14:textId="77777777">
            <w:pPr>
              <w:pStyle w:val="Compact"/>
              <w:jc w:val="left"/>
            </w:pPr>
            <w:r>
              <w:rPr>
                <w:sz w:val="19"/>
              </w:rPr>
              <w:t xml:space="preserve">Chief Compliance Officer</w:t>
            </w:r>
          </w:p>
        </w:tc>
      </w:tr>
      <w:tr xmlns:wp14="http://schemas.microsoft.com/office/word/2010/wordml" w14:paraId="3E82F41E" wp14:textId="77777777">
        <w:trPr>
          <w:cantSplit/>
        </w:trPr>
        <w:tc>
          <w:tcPr/>
          <w:p w14:paraId="4158BBCC" wp14:textId="77777777">
            <w:pPr>
              <w:pStyle w:val="Compact"/>
              <w:jc w:val="left"/>
            </w:pPr>
            <w:r>
              <w:rPr>
                <w:sz w:val="19"/>
              </w:rPr>
              <w:t xml:space="preserve">Finance &amp; Administration</w:t>
            </w:r>
          </w:p>
        </w:tc>
        <w:tc>
          <w:tcPr/>
          <w:p w14:paraId="4C268402" wp14:textId="77777777">
            <w:pPr>
              <w:pStyle w:val="Compact"/>
              <w:jc w:val="left"/>
            </w:pPr>
            <w:r>
              <w:rPr>
                <w:sz w:val="19"/>
              </w:rPr>
              <w:t xml:space="preserve">Finance &amp; Administration Policy</w:t>
            </w:r>
          </w:p>
        </w:tc>
        <w:tc>
          <w:tcPr/>
          <w:p w14:paraId="7A96EAB0" wp14:textId="77777777">
            <w:pPr>
              <w:pStyle w:val="Compact"/>
              <w:jc w:val="left"/>
            </w:pPr>
            <w:r>
              <w:rPr>
                <w:sz w:val="19"/>
              </w:rPr>
              <w:t xml:space="preserve">Chief Compliance Officer</w:t>
            </w:r>
          </w:p>
        </w:tc>
        <w:tc>
          <w:tcPr/>
          <w:p w14:paraId="1C0F48A9" wp14:textId="77777777">
            <w:pPr>
              <w:pStyle w:val="Compact"/>
              <w:jc w:val="left"/>
            </w:pPr>
            <w:r>
              <w:rPr>
                <w:sz w:val="19"/>
              </w:rPr>
              <w:t xml:space="preserve">Managing Director / CEO</w:t>
            </w:r>
          </w:p>
        </w:tc>
      </w:tr>
      <w:tr xmlns:wp14="http://schemas.microsoft.com/office/word/2010/wordml" w14:paraId="5E66C6D8" wp14:textId="77777777">
        <w:trPr>
          <w:cantSplit/>
        </w:trPr>
        <w:tc>
          <w:tcPr/>
          <w:p w14:paraId="6D4F0972" wp14:textId="77777777">
            <w:pPr>
              <w:pStyle w:val="Compact"/>
              <w:jc w:val="left"/>
            </w:pPr>
            <w:r>
              <w:rPr>
                <w:sz w:val="19"/>
              </w:rPr>
              <w:t xml:space="preserve">Human Resources</w:t>
            </w:r>
          </w:p>
        </w:tc>
        <w:tc>
          <w:tcPr/>
          <w:p w14:paraId="2F955C24" wp14:textId="77777777">
            <w:pPr>
              <w:pStyle w:val="Compact"/>
              <w:jc w:val="left"/>
            </w:pPr>
            <w:r>
              <w:rPr>
                <w:sz w:val="19"/>
              </w:rPr>
              <w:t xml:space="preserve">Human Resources Policy</w:t>
            </w:r>
          </w:p>
        </w:tc>
        <w:tc>
          <w:tcPr/>
          <w:p w14:paraId="53DFEE40" wp14:textId="77777777">
            <w:pPr>
              <w:pStyle w:val="Compact"/>
              <w:jc w:val="left"/>
            </w:pPr>
            <w:r>
              <w:rPr>
                <w:sz w:val="19"/>
              </w:rPr>
              <w:t xml:space="preserve">Chief Compliance Officer</w:t>
            </w:r>
          </w:p>
        </w:tc>
        <w:tc>
          <w:tcPr/>
          <w:p w14:paraId="12CE5FBE" wp14:textId="77777777">
            <w:pPr>
              <w:pStyle w:val="Compact"/>
              <w:jc w:val="left"/>
            </w:pPr>
            <w:r>
              <w:rPr>
                <w:sz w:val="19"/>
              </w:rPr>
              <w:t xml:space="preserve">Managing Director / CEO</w:t>
            </w:r>
          </w:p>
        </w:tc>
      </w:tr>
      <w:tr xmlns:wp14="http://schemas.microsoft.com/office/word/2010/wordml" w14:paraId="0F21F7C0" wp14:textId="77777777">
        <w:trPr>
          <w:cantSplit/>
        </w:trPr>
        <w:tc>
          <w:tcPr/>
          <w:p w14:paraId="2A9D6827" wp14:textId="77777777">
            <w:pPr>
              <w:pStyle w:val="Compact"/>
              <w:jc w:val="left"/>
            </w:pPr>
            <w:r>
              <w:rPr>
                <w:sz w:val="19"/>
              </w:rPr>
              <w:t xml:space="preserve">Legal &amp; Corporate Governance</w:t>
            </w:r>
          </w:p>
        </w:tc>
        <w:tc>
          <w:tcPr/>
          <w:p w14:paraId="5F1C18B1" wp14:textId="77777777">
            <w:pPr>
              <w:pStyle w:val="Compact"/>
              <w:jc w:val="left"/>
            </w:pPr>
            <w:r>
              <w:rPr>
                <w:sz w:val="19"/>
              </w:rPr>
              <w:t xml:space="preserve">Legal &amp; Corporate Governance Policy</w:t>
            </w:r>
          </w:p>
        </w:tc>
        <w:tc>
          <w:tcPr/>
          <w:p w14:paraId="1583BD9C" wp14:textId="77777777">
            <w:pPr>
              <w:pStyle w:val="Compact"/>
              <w:jc w:val="left"/>
            </w:pPr>
            <w:r>
              <w:rPr>
                <w:sz w:val="19"/>
              </w:rPr>
              <w:t xml:space="preserve">Chief Compliance Officer</w:t>
            </w:r>
          </w:p>
        </w:tc>
        <w:tc>
          <w:tcPr/>
          <w:p w14:paraId="6764588C" wp14:textId="77777777">
            <w:pPr>
              <w:pStyle w:val="Compact"/>
              <w:jc w:val="left"/>
            </w:pPr>
            <w:r>
              <w:rPr>
                <w:sz w:val="19"/>
              </w:rPr>
              <w:t xml:space="preserve">Managing Director / CEO</w:t>
            </w:r>
          </w:p>
        </w:tc>
      </w:tr>
    </w:tbl>
    <w:p xmlns:wp14="http://schemas.microsoft.com/office/word/2010/wordml" w14:paraId="5D30CD9C" wp14:textId="77777777">
      <w:pPr>
        <w:pStyle w:val="BodyText"/>
      </w:pPr>
      <w:r>
        <w:t xml:space="preserve">The table is exhaustive. The Chief Technology Officer is not an approval-route role. Business Continuity sits within Information Security. A route role must exist in the Role Register before a document can pass V05.</w:t>
      </w:r>
    </w:p>
    <w:bookmarkEnd w:id="44"/>
    <w:bookmarkStart w:name="annex-c.-control-record" w:id="45"/>
    <w:p xmlns:wp14="http://schemas.microsoft.com/office/word/2010/wordml" w14:paraId="16D5392C" wp14:textId="77777777">
      <w:pPr>
        <w:pStyle w:val="Heading2"/>
        <w:keepNext/>
        <w:pageBreakBefore w:val="0"/>
      </w:pPr>
      <w:r>
        <w:t xml:space="preserve">Annex C. Control Record</w:t>
      </w:r>
    </w:p>
    <w:tbl>
      <w:tblPr>
        <w:tblStyle w:val="Table"/>
        <w:tblW w:w="5000" w:type="pct"/>
        <w:tblLook w:val="0020" w:firstRow="1" w:lastRow="0" w:firstColumn="0" w:lastColumn="0" w:noHBand="0" w:noVBand="0"/>
        <w:jc w:val="start"/>
        <w:tblBorders>
          <w:top w:val="single" w:color="808080" w:sz="4"/>
          <w:left w:val="single" w:color="808080" w:sz="4"/>
          <w:bottom w:val="single" w:color="808080" w:sz="4"/>
          <w:right w:val="single" w:color="808080" w:sz="4"/>
          <w:insideH w:val="single" w:color="808080" w:sz="4"/>
          <w:insideV w:val="single" w:color="808080" w:sz="4"/>
        </w:tblBorders>
      </w:tblPr>
      <w:tblGrid>
        <w:gridCol w:w="2640"/>
        <w:gridCol w:w="2640"/>
        <w:gridCol w:w="2640"/>
      </w:tblGrid>
      <w:tr xmlns:wp14="http://schemas.microsoft.com/office/word/2010/wordml" w14:paraId="6C60E5EA" wp14:textId="77777777">
        <w:trPr>
          <w:tblHeader w:val="true"/>
          <w:cantSplit/>
          <w:tblHeader/>
        </w:trPr>
        <w:tc>
          <w:tcPr>
            <w:shd w:val="clear" w:fill="E7EAF0"/>
          </w:tcPr>
          <w:p w14:paraId="422AB0FD" wp14:textId="77777777">
            <w:pPr>
              <w:pStyle w:val="Compact"/>
              <w:jc w:val="left"/>
            </w:pPr>
            <w:r>
              <w:rPr>
                <w:b/>
                <w:sz w:val="19"/>
              </w:rPr>
              <w:t xml:space="preserve">Field</w:t>
            </w:r>
          </w:p>
        </w:tc>
        <w:tc>
          <w:tcPr>
            <w:shd w:val="clear" w:fill="E7EAF0"/>
          </w:tcPr>
          <w:p w14:paraId="7EEE330F" wp14:textId="77777777">
            <w:pPr>
              <w:pStyle w:val="Compact"/>
              <w:jc w:val="left"/>
            </w:pPr>
            <w:r>
              <w:rPr>
                <w:b/>
                <w:sz w:val="19"/>
              </w:rPr>
              <w:t xml:space="preserve">Rule</w:t>
            </w:r>
          </w:p>
        </w:tc>
        <w:tc>
          <w:tcPr>
            <w:shd w:val="clear" w:fill="E7EAF0"/>
          </w:tcPr>
          <w:p w14:paraId="2FEE4F38" wp14:textId="77777777">
            <w:pPr>
              <w:pStyle w:val="Compact"/>
              <w:jc w:val="left"/>
            </w:pPr>
            <w:r>
              <w:rPr>
                <w:b/>
                <w:sz w:val="19"/>
              </w:rPr>
              <w:t xml:space="preserve">Mandatory</w:t>
            </w:r>
          </w:p>
        </w:tc>
      </w:tr>
      <w:tr xmlns:wp14="http://schemas.microsoft.com/office/word/2010/wordml" w14:paraId="7DF9771C" wp14:textId="77777777">
        <w:trPr>
          <w:cantSplit/>
        </w:trPr>
        <w:tc>
          <w:tcPr/>
          <w:p w14:paraId="6B48E492" wp14:textId="77777777">
            <w:pPr>
              <w:pStyle w:val="Compact"/>
              <w:jc w:val="left"/>
            </w:pPr>
            <w:r>
              <w:rPr>
                <w:sz w:val="19"/>
              </w:rPr>
              <w:t xml:space="preserve">Control ID</w:t>
            </w:r>
          </w:p>
        </w:tc>
        <w:tc>
          <w:tcPr/>
          <w:p w14:paraId="503789C7" wp14:textId="77777777">
            <w:pPr>
              <w:pStyle w:val="Compact"/>
              <w:jc w:val="left"/>
            </w:pPr>
            <w:r>
              <w:rPr>
                <w:sz w:val="19"/>
              </w:rPr>
              <w:t xml:space="preserve">Stable; assigned on approval of the defining document</w:t>
            </w:r>
          </w:p>
        </w:tc>
        <w:tc>
          <w:tcPr/>
          <w:p w14:paraId="58DF9A14" wp14:textId="77777777">
            <w:pPr>
              <w:pStyle w:val="Compact"/>
              <w:jc w:val="left"/>
            </w:pPr>
            <w:r>
              <w:rPr>
                <w:sz w:val="19"/>
              </w:rPr>
              <w:t xml:space="preserve">Yes</w:t>
            </w:r>
          </w:p>
        </w:tc>
      </w:tr>
      <w:tr xmlns:wp14="http://schemas.microsoft.com/office/word/2010/wordml" w14:paraId="6C242022" wp14:textId="77777777">
        <w:trPr>
          <w:cantSplit/>
        </w:trPr>
        <w:tc>
          <w:tcPr/>
          <w:p w14:paraId="2BDD0B24" wp14:textId="77777777">
            <w:pPr>
              <w:pStyle w:val="Compact"/>
              <w:jc w:val="left"/>
            </w:pPr>
            <w:r>
              <w:rPr>
                <w:sz w:val="19"/>
              </w:rPr>
              <w:t xml:space="preserve">Defining document</w:t>
            </w:r>
          </w:p>
        </w:tc>
        <w:tc>
          <w:tcPr/>
          <w:p w14:paraId="15FF9FA2" wp14:textId="77777777">
            <w:pPr>
              <w:pStyle w:val="Compact"/>
              <w:jc w:val="left"/>
            </w:pPr>
            <w:r>
              <w:rPr>
                <w:sz w:val="19"/>
              </w:rPr>
              <w:t xml:space="preserve">Link to the Layer 3 Standard, or to the Layer 4 document where the family has no Standard under 5.2</w:t>
            </w:r>
          </w:p>
        </w:tc>
        <w:tc>
          <w:tcPr/>
          <w:p w14:paraId="3CCE069B" wp14:textId="77777777">
            <w:pPr>
              <w:pStyle w:val="Compact"/>
              <w:jc w:val="left"/>
            </w:pPr>
            <w:r>
              <w:rPr>
                <w:sz w:val="19"/>
              </w:rPr>
              <w:t xml:space="preserve">Yes</w:t>
            </w:r>
          </w:p>
        </w:tc>
      </w:tr>
      <w:tr xmlns:wp14="http://schemas.microsoft.com/office/word/2010/wordml" w14:paraId="5AA008FA" wp14:textId="77777777">
        <w:trPr>
          <w:cantSplit/>
        </w:trPr>
        <w:tc>
          <w:tcPr/>
          <w:p w14:paraId="7627B49D" wp14:textId="77777777">
            <w:pPr>
              <w:pStyle w:val="Compact"/>
              <w:jc w:val="left"/>
            </w:pPr>
            <w:r>
              <w:rPr>
                <w:sz w:val="19"/>
              </w:rPr>
              <w:t xml:space="preserve">Requirement</w:t>
            </w:r>
          </w:p>
        </w:tc>
        <w:tc>
          <w:tcPr/>
          <w:p w14:paraId="04621711" wp14:textId="77777777">
            <w:pPr>
              <w:pStyle w:val="Compact"/>
              <w:jc w:val="left"/>
            </w:pPr>
            <w:r>
              <w:rPr>
                <w:sz w:val="19"/>
              </w:rPr>
              <w:t xml:space="preserve">One discrete, testable statement</w:t>
            </w:r>
          </w:p>
        </w:tc>
        <w:tc>
          <w:tcPr/>
          <w:p w14:paraId="1544D909" wp14:textId="77777777">
            <w:pPr>
              <w:pStyle w:val="Compact"/>
              <w:jc w:val="left"/>
            </w:pPr>
            <w:r>
              <w:rPr>
                <w:sz w:val="19"/>
              </w:rPr>
              <w:t xml:space="preserve">Yes</w:t>
            </w:r>
          </w:p>
        </w:tc>
      </w:tr>
      <w:tr xmlns:wp14="http://schemas.microsoft.com/office/word/2010/wordml" w14:paraId="02B88F02" wp14:textId="77777777">
        <w:trPr>
          <w:cantSplit/>
        </w:trPr>
        <w:tc>
          <w:tcPr/>
          <w:p w14:paraId="7FD57CA8" wp14:textId="77777777">
            <w:pPr>
              <w:pStyle w:val="Compact"/>
              <w:jc w:val="left"/>
            </w:pPr>
            <w:r>
              <w:rPr>
                <w:sz w:val="19"/>
              </w:rPr>
              <w:t xml:space="preserve">Criterion</w:t>
            </w:r>
          </w:p>
        </w:tc>
        <w:tc>
          <w:tcPr/>
          <w:p w14:paraId="59E7D069" wp14:textId="77777777">
            <w:pPr>
              <w:pStyle w:val="Compact"/>
              <w:jc w:val="left"/>
            </w:pPr>
            <w:r>
              <w:rPr>
                <w:sz w:val="19"/>
              </w:rPr>
              <w:t xml:space="preserve">MUST, SHOULD or MAY, with a measurable threshold where one applies</w:t>
            </w:r>
          </w:p>
        </w:tc>
        <w:tc>
          <w:tcPr/>
          <w:p w14:paraId="62971FA5" wp14:textId="77777777">
            <w:pPr>
              <w:pStyle w:val="Compact"/>
              <w:jc w:val="left"/>
            </w:pPr>
            <w:r>
              <w:rPr>
                <w:sz w:val="19"/>
              </w:rPr>
              <w:t xml:space="preserve">Yes</w:t>
            </w:r>
          </w:p>
        </w:tc>
      </w:tr>
      <w:tr xmlns:wp14="http://schemas.microsoft.com/office/word/2010/wordml" w14:paraId="5C81F66D" wp14:textId="77777777">
        <w:trPr>
          <w:cantSplit/>
        </w:trPr>
        <w:tc>
          <w:tcPr/>
          <w:p w14:paraId="6AA09E72" wp14:textId="77777777">
            <w:pPr>
              <w:pStyle w:val="Compact"/>
              <w:jc w:val="left"/>
            </w:pPr>
            <w:r>
              <w:rPr>
                <w:sz w:val="19"/>
              </w:rPr>
              <w:t xml:space="preserve">Trigger or frequency</w:t>
            </w:r>
          </w:p>
        </w:tc>
        <w:tc>
          <w:tcPr/>
          <w:p w14:paraId="3BF9CB8D" wp14:textId="77777777">
            <w:pPr>
              <w:pStyle w:val="Compact"/>
              <w:jc w:val="left"/>
            </w:pPr>
            <w:r>
              <w:rPr>
                <w:sz w:val="19"/>
              </w:rPr>
              <w:t xml:space="preserve">Event, threshold or cadence. No vague qualifiers</w:t>
            </w:r>
          </w:p>
        </w:tc>
        <w:tc>
          <w:tcPr/>
          <w:p w14:paraId="4B1238DB" wp14:textId="77777777">
            <w:pPr>
              <w:pStyle w:val="Compact"/>
              <w:jc w:val="left"/>
            </w:pPr>
            <w:r>
              <w:rPr>
                <w:sz w:val="19"/>
              </w:rPr>
              <w:t xml:space="preserve">Yes</w:t>
            </w:r>
          </w:p>
        </w:tc>
      </w:tr>
      <w:tr xmlns:wp14="http://schemas.microsoft.com/office/word/2010/wordml" w14:paraId="2E370234" wp14:textId="77777777">
        <w:trPr>
          <w:cantSplit/>
        </w:trPr>
        <w:tc>
          <w:tcPr/>
          <w:p w14:paraId="02141831" wp14:textId="77777777">
            <w:pPr>
              <w:pStyle w:val="Compact"/>
              <w:jc w:val="left"/>
            </w:pPr>
            <w:r>
              <w:rPr>
                <w:sz w:val="19"/>
              </w:rPr>
              <w:t xml:space="preserve">Accountable role</w:t>
            </w:r>
          </w:p>
        </w:tc>
        <w:tc>
          <w:tcPr/>
          <w:p w14:paraId="54BDA97C" wp14:textId="77777777">
            <w:pPr>
              <w:pStyle w:val="Compact"/>
              <w:jc w:val="left"/>
            </w:pPr>
            <w:r>
              <w:rPr>
                <w:sz w:val="19"/>
              </w:rPr>
              <w:t xml:space="preserve">Link to the Role Register</w:t>
            </w:r>
          </w:p>
        </w:tc>
        <w:tc>
          <w:tcPr/>
          <w:p w14:paraId="68EDF0D5" wp14:textId="77777777">
            <w:pPr>
              <w:pStyle w:val="Compact"/>
              <w:jc w:val="left"/>
            </w:pPr>
            <w:r>
              <w:rPr>
                <w:sz w:val="19"/>
              </w:rPr>
              <w:t xml:space="preserve">Yes</w:t>
            </w:r>
          </w:p>
        </w:tc>
      </w:tr>
      <w:tr xmlns:wp14="http://schemas.microsoft.com/office/word/2010/wordml" w14:paraId="554DDAB2" wp14:textId="77777777">
        <w:trPr>
          <w:cantSplit/>
        </w:trPr>
        <w:tc>
          <w:tcPr/>
          <w:p w14:paraId="46068DF9" wp14:textId="77777777">
            <w:pPr>
              <w:pStyle w:val="Compact"/>
              <w:jc w:val="left"/>
            </w:pPr>
            <w:r>
              <w:rPr>
                <w:sz w:val="19"/>
              </w:rPr>
              <w:t xml:space="preserve">Executing role or system</w:t>
            </w:r>
          </w:p>
        </w:tc>
        <w:tc>
          <w:tcPr/>
          <w:p w14:paraId="6012D32B" wp14:textId="77777777">
            <w:pPr>
              <w:pStyle w:val="Compact"/>
              <w:jc w:val="left"/>
            </w:pPr>
            <w:r>
              <w:rPr>
                <w:sz w:val="19"/>
              </w:rPr>
              <w:t xml:space="preserve">Link to the Role Register or system register</w:t>
            </w:r>
          </w:p>
        </w:tc>
        <w:tc>
          <w:tcPr/>
          <w:p w14:paraId="63BE758B" wp14:textId="77777777">
            <w:pPr>
              <w:pStyle w:val="Compact"/>
              <w:jc w:val="left"/>
            </w:pPr>
            <w:r>
              <w:rPr>
                <w:sz w:val="19"/>
              </w:rPr>
              <w:t xml:space="preserve">Yes</w:t>
            </w:r>
          </w:p>
        </w:tc>
      </w:tr>
      <w:tr xmlns:wp14="http://schemas.microsoft.com/office/word/2010/wordml" w14:paraId="5088A489" wp14:textId="77777777">
        <w:trPr>
          <w:cantSplit/>
        </w:trPr>
        <w:tc>
          <w:tcPr/>
          <w:p w14:paraId="4AE1417D" wp14:textId="77777777">
            <w:pPr>
              <w:pStyle w:val="Compact"/>
              <w:jc w:val="left"/>
            </w:pPr>
            <w:r>
              <w:rPr>
                <w:sz w:val="19"/>
              </w:rPr>
              <w:t xml:space="preserve">Evidence</w:t>
            </w:r>
          </w:p>
        </w:tc>
        <w:tc>
          <w:tcPr/>
          <w:p w14:paraId="0EFEA9D4" wp14:textId="77777777">
            <w:pPr>
              <w:pStyle w:val="Compact"/>
              <w:jc w:val="left"/>
            </w:pPr>
            <w:r>
              <w:rPr>
                <w:sz w:val="19"/>
              </w:rPr>
              <w:t xml:space="preserve">Record ID, or declared evidence at source with source system, owner and retrieval route</w:t>
            </w:r>
          </w:p>
        </w:tc>
        <w:tc>
          <w:tcPr/>
          <w:p w14:paraId="31F7E8AA" wp14:textId="77777777">
            <w:pPr>
              <w:pStyle w:val="Compact"/>
              <w:jc w:val="left"/>
            </w:pPr>
            <w:r>
              <w:rPr>
                <w:sz w:val="19"/>
              </w:rPr>
              <w:t xml:space="preserve">Yes</w:t>
            </w:r>
          </w:p>
        </w:tc>
      </w:tr>
      <w:tr xmlns:wp14="http://schemas.microsoft.com/office/word/2010/wordml" w14:paraId="778EB39F" wp14:textId="77777777">
        <w:trPr>
          <w:cantSplit/>
        </w:trPr>
        <w:tc>
          <w:tcPr/>
          <w:p w14:paraId="27068A2D" wp14:textId="77777777">
            <w:pPr>
              <w:pStyle w:val="Compact"/>
              <w:jc w:val="left"/>
            </w:pPr>
            <w:r>
              <w:rPr>
                <w:sz w:val="19"/>
              </w:rPr>
              <w:t xml:space="preserve">Standard mapping</w:t>
            </w:r>
          </w:p>
        </w:tc>
        <w:tc>
          <w:tcPr/>
          <w:p w14:paraId="47031279" wp14:textId="77777777">
            <w:pPr>
              <w:pStyle w:val="Compact"/>
              <w:jc w:val="left"/>
            </w:pPr>
            <w:r>
              <w:rPr>
                <w:sz w:val="19"/>
              </w:rPr>
              <w:t xml:space="preserve">Per-control ISO 9001 clause and/or ISO/IEC 27001:2022 Annex A control; NDPA section where relevant</w:t>
            </w:r>
          </w:p>
        </w:tc>
        <w:tc>
          <w:tcPr/>
          <w:p w14:paraId="30ED5201" wp14:textId="77777777">
            <w:pPr>
              <w:pStyle w:val="Compact"/>
              <w:jc w:val="left"/>
            </w:pPr>
            <w:r>
              <w:rPr>
                <w:sz w:val="19"/>
              </w:rPr>
              <w:t xml:space="preserve">Yes for QMS or ISMS scoped controls</w:t>
            </w:r>
          </w:p>
        </w:tc>
      </w:tr>
      <w:tr xmlns:wp14="http://schemas.microsoft.com/office/word/2010/wordml" w14:paraId="28E9F28D" wp14:textId="77777777">
        <w:trPr>
          <w:cantSplit/>
        </w:trPr>
        <w:tc>
          <w:tcPr/>
          <w:p w14:paraId="6D4F922C" wp14:textId="77777777">
            <w:pPr>
              <w:pStyle w:val="Compact"/>
              <w:jc w:val="left"/>
            </w:pPr>
            <w:r>
              <w:rPr>
                <w:sz w:val="19"/>
              </w:rPr>
              <w:t xml:space="preserve">Risk statement</w:t>
            </w:r>
          </w:p>
        </w:tc>
        <w:tc>
          <w:tcPr/>
          <w:p w14:paraId="1D9CACA5" wp14:textId="77777777">
            <w:pPr>
              <w:pStyle w:val="Compact"/>
              <w:jc w:val="left"/>
            </w:pPr>
            <w:r>
              <w:rPr>
                <w:sz w:val="19"/>
              </w:rPr>
              <w:t xml:space="preserve">What could happen, why, and the consequence. No risk IDs or local risk registers</w:t>
            </w:r>
          </w:p>
        </w:tc>
        <w:tc>
          <w:tcPr/>
          <w:p w14:paraId="003A867A" wp14:textId="77777777">
            <w:pPr>
              <w:pStyle w:val="Compact"/>
              <w:jc w:val="left"/>
            </w:pPr>
            <w:r>
              <w:rPr>
                <w:sz w:val="19"/>
              </w:rPr>
              <w:t xml:space="preserve">Yes</w:t>
            </w:r>
          </w:p>
        </w:tc>
      </w:tr>
      <w:tr xmlns:wp14="http://schemas.microsoft.com/office/word/2010/wordml" w14:paraId="7A6F03A4" wp14:textId="77777777">
        <w:trPr>
          <w:cantSplit/>
        </w:trPr>
        <w:tc>
          <w:tcPr/>
          <w:p w14:paraId="607B7D27" wp14:textId="77777777">
            <w:pPr>
              <w:pStyle w:val="Compact"/>
              <w:jc w:val="left"/>
            </w:pPr>
            <w:r>
              <w:rPr>
                <w:sz w:val="19"/>
              </w:rPr>
              <w:t xml:space="preserve">Authority link</w:t>
            </w:r>
          </w:p>
        </w:tc>
        <w:tc>
          <w:tcPr/>
          <w:p w14:paraId="27574F0C" wp14:textId="77777777">
            <w:pPr>
              <w:pStyle w:val="Compact"/>
              <w:jc w:val="left"/>
            </w:pPr>
            <w:r>
              <w:rPr>
                <w:sz w:val="19"/>
              </w:rPr>
              <w:t xml:space="preserve">Law, regulation, contract, standard or parent control</w:t>
            </w:r>
          </w:p>
        </w:tc>
        <w:tc>
          <w:tcPr/>
          <w:p w14:paraId="3E6FFF5F" wp14:textId="77777777">
            <w:pPr>
              <w:pStyle w:val="Compact"/>
              <w:jc w:val="left"/>
            </w:pPr>
            <w:r>
              <w:rPr>
                <w:sz w:val="19"/>
              </w:rPr>
              <w:t xml:space="preserve">Where applicable</w:t>
            </w:r>
          </w:p>
        </w:tc>
      </w:tr>
      <w:tr xmlns:wp14="http://schemas.microsoft.com/office/word/2010/wordml" w14:paraId="6229A8CB" wp14:textId="77777777">
        <w:trPr>
          <w:cantSplit/>
        </w:trPr>
        <w:tc>
          <w:tcPr/>
          <w:p w14:paraId="7AB3EE46" wp14:textId="77777777">
            <w:pPr>
              <w:pStyle w:val="Compact"/>
              <w:jc w:val="left"/>
            </w:pPr>
            <w:r>
              <w:rPr>
                <w:sz w:val="19"/>
              </w:rPr>
              <w:t xml:space="preserve">Monitoring method, frequency, role and evidence freshness</w:t>
            </w:r>
          </w:p>
        </w:tc>
        <w:tc>
          <w:tcPr/>
          <w:p w14:paraId="48F80851" wp14:textId="77777777">
            <w:pPr>
              <w:pStyle w:val="Compact"/>
              <w:jc w:val="left"/>
            </w:pPr>
            <w:r>
              <w:rPr>
                <w:sz w:val="19"/>
              </w:rPr>
              <w:t xml:space="preserve">Where the control is monitored</w:t>
            </w:r>
          </w:p>
        </w:tc>
        <w:tc>
          <w:tcPr/>
          <w:p w14:paraId="49444C25" wp14:textId="77777777">
            <w:pPr>
              <w:pStyle w:val="Compact"/>
              <w:jc w:val="left"/>
            </w:pPr>
            <w:r>
              <w:rPr>
                <w:sz w:val="19"/>
              </w:rPr>
              <w:t xml:space="preserve">Where applicable</w:t>
            </w:r>
          </w:p>
        </w:tc>
      </w:tr>
      <w:tr xmlns:wp14="http://schemas.microsoft.com/office/word/2010/wordml" w14:paraId="56FF252D" wp14:textId="77777777">
        <w:trPr>
          <w:cantSplit/>
        </w:trPr>
        <w:tc>
          <w:tcPr/>
          <w:p w14:paraId="0ECF5F30" wp14:textId="77777777">
            <w:pPr>
              <w:pStyle w:val="Compact"/>
              <w:jc w:val="left"/>
            </w:pPr>
            <w:r>
              <w:rPr>
                <w:sz w:val="19"/>
              </w:rPr>
              <w:t xml:space="preserve">Failure route</w:t>
            </w:r>
          </w:p>
        </w:tc>
        <w:tc>
          <w:tcPr/>
          <w:p w14:paraId="6D1C232E" wp14:textId="77777777">
            <w:pPr>
              <w:pStyle w:val="Compact"/>
              <w:jc w:val="left"/>
            </w:pPr>
            <w:r>
              <w:rPr>
                <w:sz w:val="19"/>
              </w:rPr>
              <w:t xml:space="preserve">Block, escalate, raise incident, raise nonconformity, open remediation</w:t>
            </w:r>
          </w:p>
        </w:tc>
        <w:tc>
          <w:tcPr/>
          <w:p w14:paraId="6C69ABCF" wp14:textId="77777777">
            <w:pPr>
              <w:pStyle w:val="Compact"/>
              <w:jc w:val="left"/>
            </w:pPr>
            <w:r>
              <w:rPr>
                <w:sz w:val="19"/>
              </w:rPr>
              <w:t xml:space="preserve">Yes</w:t>
            </w:r>
          </w:p>
        </w:tc>
      </w:tr>
      <w:tr xmlns:wp14="http://schemas.microsoft.com/office/word/2010/wordml" w14:paraId="424AA62D" wp14:textId="77777777">
        <w:trPr>
          <w:cantSplit/>
        </w:trPr>
        <w:tc>
          <w:tcPr/>
          <w:p w14:paraId="3741C78D" wp14:textId="77777777">
            <w:pPr>
              <w:pStyle w:val="Compact"/>
              <w:jc w:val="left"/>
            </w:pPr>
            <w:r>
              <w:rPr>
                <w:sz w:val="19"/>
              </w:rPr>
              <w:t xml:space="preserve">Exception route</w:t>
            </w:r>
          </w:p>
        </w:tc>
        <w:tc>
          <w:tcPr/>
          <w:p w14:paraId="536D8115" wp14:textId="77777777">
            <w:pPr>
              <w:pStyle w:val="Compact"/>
              <w:jc w:val="left"/>
            </w:pPr>
            <w:r>
              <w:rPr>
                <w:sz w:val="19"/>
              </w:rPr>
              <w:t xml:space="preserve">Who may approve an exception, for how long, and where it is recorded</w:t>
            </w:r>
          </w:p>
        </w:tc>
        <w:tc>
          <w:tcPr/>
          <w:p w14:paraId="3286CC37" wp14:textId="77777777">
            <w:pPr>
              <w:pStyle w:val="Compact"/>
              <w:jc w:val="left"/>
            </w:pPr>
            <w:r>
              <w:rPr>
                <w:sz w:val="19"/>
              </w:rPr>
              <w:t xml:space="preserve">Yes</w:t>
            </w:r>
          </w:p>
        </w:tc>
      </w:tr>
      <w:tr xmlns:wp14="http://schemas.microsoft.com/office/word/2010/wordml" w14:paraId="5AE3B3CB" wp14:textId="77777777">
        <w:trPr>
          <w:cantSplit/>
        </w:trPr>
        <w:tc>
          <w:tcPr/>
          <w:p w14:paraId="0B8FD122" wp14:textId="77777777">
            <w:pPr>
              <w:pStyle w:val="Compact"/>
              <w:jc w:val="left"/>
            </w:pPr>
            <w:r>
              <w:rPr>
                <w:sz w:val="19"/>
              </w:rPr>
              <w:t xml:space="preserve">Implementing steps</w:t>
            </w:r>
          </w:p>
        </w:tc>
        <w:tc>
          <w:tcPr/>
          <w:p w14:paraId="3CDBA9B0" wp14:textId="77777777">
            <w:pPr>
              <w:pStyle w:val="Compact"/>
              <w:jc w:val="left"/>
            </w:pPr>
            <w:r>
              <w:rPr>
                <w:sz w:val="19"/>
              </w:rPr>
              <w:t xml:space="preserve">Links to Layer 4 steps carrying this Control ID</w:t>
            </w:r>
          </w:p>
        </w:tc>
        <w:tc>
          <w:tcPr/>
          <w:p w14:paraId="70499DB5" wp14:textId="77777777">
            <w:pPr>
              <w:pStyle w:val="Compact"/>
              <w:jc w:val="left"/>
            </w:pPr>
            <w:r>
              <w:rPr>
                <w:sz w:val="19"/>
              </w:rPr>
              <w:t xml:space="preserve">Maintained by platform</w:t>
            </w:r>
          </w:p>
        </w:tc>
      </w:tr>
      <w:tr xmlns:wp14="http://schemas.microsoft.com/office/word/2010/wordml" w14:paraId="0B013B80" wp14:textId="77777777">
        <w:trPr>
          <w:cantSplit/>
        </w:trPr>
        <w:tc>
          <w:tcPr/>
          <w:p w14:paraId="72F77DC3" wp14:textId="77777777">
            <w:pPr>
              <w:pStyle w:val="Compact"/>
              <w:jc w:val="left"/>
            </w:pPr>
            <w:r>
              <w:rPr>
                <w:sz w:val="19"/>
              </w:rPr>
              <w:t xml:space="preserve">Status</w:t>
            </w:r>
          </w:p>
        </w:tc>
        <w:tc>
          <w:tcPr/>
          <w:p w14:paraId="7E10AB3A" wp14:textId="77777777">
            <w:pPr>
              <w:pStyle w:val="Compact"/>
              <w:jc w:val="left"/>
            </w:pPr>
            <w:r>
              <w:rPr>
                <w:sz w:val="19"/>
              </w:rPr>
              <w:t xml:space="preserve">Proposed, Approved, Retired</w:t>
            </w:r>
          </w:p>
        </w:tc>
        <w:tc>
          <w:tcPr/>
          <w:p w14:paraId="75829137" wp14:textId="77777777">
            <w:pPr>
              <w:pStyle w:val="Compact"/>
              <w:jc w:val="left"/>
            </w:pPr>
            <w:r>
              <w:rPr>
                <w:sz w:val="19"/>
              </w:rPr>
              <w:t xml:space="preserve">Yes</w:t>
            </w:r>
          </w:p>
        </w:tc>
      </w:tr>
    </w:tbl>
    <w:p xmlns:wp14="http://schemas.microsoft.com/office/word/2010/wordml" w14:paraId="434872AC" wp14:textId="77777777">
      <w:pPr>
        <w:pStyle w:val="BodyText"/>
      </w:pPr>
      <w:r>
        <w:t xml:space="preserve">The Orchestration Extraction row carries the programme-stage V08 fields and the V22 Standard mapping. The remaining fields are completed at platform loading.</w:t>
      </w:r>
    </w:p>
    <w:bookmarkEnd w:id="45"/>
    <w:bookmarkStart w:name="annex-d.-draft-self-check" w:id="46"/>
    <w:p xmlns:wp14="http://schemas.microsoft.com/office/word/2010/wordml" w14:paraId="1FDE4C4E" wp14:textId="77777777">
      <w:pPr>
        <w:pStyle w:val="Heading2"/>
        <w:keepNext/>
        <w:pageBreakBefore w:val="0"/>
      </w:pPr>
      <w:r>
        <w:t xml:space="preserve">Annex D. Draft Self-Check</w:t>
      </w:r>
    </w:p>
    <w:p xmlns:wp14="http://schemas.microsoft.com/office/word/2010/wordml" w14:paraId="53B5663A" wp14:textId="77777777">
      <w:pPr>
        <w:pStyle w:val="FirstParagraph"/>
      </w:pPr>
      <w:r>
        <w:t xml:space="preserve">Before drafting - [ ] Parent document confirmed - [ ] Layer and domain confirmed - [ ] Document type chosen</w:t>
      </w:r>
    </w:p>
    <w:p xmlns:wp14="http://schemas.microsoft.com/office/word/2010/wordml" w14:paraId="35534FF8" wp14:textId="77777777">
      <w:pPr>
        <w:pStyle w:val="BodyText"/>
      </w:pPr>
      <w:r>
        <w:t xml:space="preserve">Structure - [ ] Purpose clear and brief; Scope states who it applies to - [ ] Definitions where needed - [ ] Headings and numbered steps used; table of contents if over five pages - [ ] Responsibilities assigned by role title</w:t>
      </w:r>
    </w:p>
    <w:p xmlns:wp14="http://schemas.microsoft.com/office/word/2010/wordml" w14:paraId="388BF3CF" wp14:textId="77777777">
      <w:pPr>
        <w:pStyle w:val="BodyText"/>
      </w:pPr>
      <w:r>
        <w:t xml:space="preserve">Content - [ ] Every control names its evidence by Record ID or declared source, and its timeline - [ ] The evidence can actually be produced - [ ] Automated steps declare evidence output (what, which application, where retrieved) - [ ] Every control has a risk statement (what could happen, why, consequence) - [ ] No retention period, custodian or disposition rule written in the text - [ ] Policy has no tools or steps</w:t>
      </w:r>
    </w:p>
    <w:p xmlns:wp14="http://schemas.microsoft.com/office/word/2010/wordml" w14:paraId="722A8FA9" wp14:textId="77777777">
      <w:pPr>
        <w:pStyle w:val="BodyText"/>
      </w:pPr>
      <w:r>
        <w:t xml:space="preserve">Language - [ ] Plain, direct language; abbreviations defined - [ ] Correct normative words (shall, should, may) - [ ] No programme commentary or individual names</w:t>
      </w:r>
    </w:p>
    <w:p xmlns:wp14="http://schemas.microsoft.com/office/word/2010/wordml" w14:paraId="22388762" wp14:textId="77777777">
      <w:pPr>
        <w:pStyle w:val="BodyText"/>
      </w:pPr>
      <w:r>
        <w:t xml:space="preserve">Submission - [ ] No control block, approval record or coding in the draft - [ ] No approval authority, review cadence or coding rule restated - [ ] Sensitisation arranged where new, material or post-incident - [ ] Draft labelled, watermarked and shared as PDF by controlled link only - [ ] Submitted as .docx to the Compliance Executive (QMS &amp; NDPA)</w:t>
      </w:r>
    </w:p>
    <w:bookmarkEnd w:id="46"/>
    <w:bookmarkEnd w:id="47"/>
    <w:sect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0A37501D" wp14:textId="77777777">
      <w:r>
        <w:continuationSeparator/>
      </w:r>
    </w:p>
  </w:footnote>
  <w:footnote w:type="separator" w:id="-1">
    <w:p xmlns:wp14="http://schemas.microsoft.com/office/word/2010/wordml" w14:paraId="5DAB6C7B" wp14:textId="77777777">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2A262417"/>
    <w:rsid w:val="2A262417"/>
    <w:rsid w:val="3EC29099"/>
    <w:rsid w:val="5241B977"/>
    <w:rsid w:val="76B797CC"/>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E39C62"/>
  <w15:docId w15:val="{EF7130F6-58A9-41C2-BA14-F92B8FD5068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rPr>
      <w:rFonts w:ascii="Calibri" w:hAnsi="Calibri" w:eastAsia="Calibri" w:cs="Calibri"/>
      <w:sz w:val="21"/>
    </w:rPr>
  </w:style>
  <w:style w:type="paragraph" w:styleId="BodyText">
    <w:name w:val="Body Text"/>
    <w:basedOn w:val="Normal"/>
    <w:link w:val="BodyTextChar"/>
    <w:pPr>
      <w:spacing w:before="180" w:after="180"/>
    </w:pPr>
    <w:qFormat/>
    <w:rPr>
      <w:rFonts w:ascii="Calibri" w:hAnsi="Calibri" w:eastAsia="Calibri" w:cs="Calibri"/>
    </w:rPr>
  </w:style>
  <w:style w:type="paragraph" w:styleId="FirstParagraph" w:customStyle="1">
    <w:name w:val="First Paragraph"/>
    <w:basedOn w:val="BodyText"/>
    <w:next w:val="BodyText"/>
    <w:qFormat/>
    <w:rPr>
      <w:rFonts w:ascii="Calibri" w:hAnsi="Calibri" w:eastAsia="Calibri" w:cs="Calibri"/>
    </w:rPr>
  </w:style>
  <w:style w:type="paragraph" w:styleId="Compact" w:customStyle="1">
    <w:name w:val="Compact"/>
    <w:basedOn w:val="BodyText"/>
    <w:qFormat/>
    <w:pPr>
      <w:spacing w:before="36" w:after="36"/>
    </w:pPr>
    <w:rPr>
      <w:rFonts w:ascii="Calibri" w:hAnsi="Calibri" w:eastAsia="Calibri" w:cs="Calibri"/>
    </w:rPr>
  </w:style>
  <w:style w:type="paragraph" w:styleId="Title">
    <w:name w:val="Title"/>
    <w:basedOn w:val="Normal"/>
    <w:next w:val="BodyText"/>
    <w:qFormat/>
    <w:pPr>
      <w:keepNext/>
      <w:keepLines/>
      <w:spacing w:before="480" w:after="240"/>
      <w:jc w:val="center"/>
    </w:pPr>
    <w:rPr>
      <w:rFonts w:ascii="Calibri" w:hAnsi="Calibri" w:eastAsia="Calibri" w:cs="Calibri"/>
      <w:b/>
      <w:bCs/>
      <w:color w:val="1F2A44"/>
      <w:sz w:val="36"/>
      <w:szCs w:val="36"/>
    </w:rPr>
  </w:style>
  <w:style w:type="paragraph" w:styleId="Subtitle">
    <w:name w:val="Subtitle"/>
    <w:basedOn w:val="Title"/>
    <w:next w:val="BodyText"/>
    <w:qFormat/>
    <w:pPr>
      <w:keepNext/>
      <w:keepLines/>
      <w:spacing w:before="240" w:after="240"/>
      <w:jc w:val="center"/>
    </w:pPr>
    <w:rPr>
      <w:rFonts w:ascii="Calibri" w:hAnsi="Calibri" w:eastAsia="Calibri" w:cs="Calibri"/>
      <w:sz w:val="30"/>
      <w:szCs w:val="30"/>
    </w:rPr>
  </w:style>
  <w:style w:type="paragraph" w:styleId="Author" w:customStyle="1">
    <w:name w:val="Author"/>
    <w:next w:val="BodyText"/>
    <w:qFormat/>
    <w:pPr>
      <w:keepNext/>
      <w:keepLines/>
      <w:jc w:val="center"/>
    </w:pPr>
    <w:rPr>
      <w:rFonts w:ascii="Calibri" w:hAnsi="Calibri" w:eastAsia="Calibri" w:cs="Calibri"/>
    </w:rPr>
  </w:style>
  <w:style w:type="paragraph" w:styleId="Date">
    <w:name w:val="Date"/>
    <w:next w:val="BodyText"/>
    <w:qFormat/>
    <w:pPr>
      <w:keepNext/>
      <w:keepLines/>
      <w:jc w:val="center"/>
    </w:pPr>
    <w:rPr>
      <w:rFonts w:ascii="Calibri" w:hAnsi="Calibri" w:eastAsia="Calibri" w:cs="Calibri"/>
    </w:rPr>
  </w:style>
  <w:style w:type="paragraph" w:styleId="AbstractTitle" w:customStyle="1">
    <w:name w:val="Abstract Title"/>
    <w:basedOn w:val="Normal"/>
    <w:next w:val="Abstract"/>
    <w:qFormat/>
    <w:pPr>
      <w:keepNext/>
      <w:keepLines/>
      <w:jc w:val="center"/>
      <w:spacing w:before="300" w:after="0"/>
    </w:pPr>
    <w:rPr>
      <w:sz w:val="20"/>
      <w:szCs w:val="20"/>
      <w:rFonts w:ascii="Calibri" w:hAnsi="Calibri" w:eastAsia="Calibri" w:cs="Calibri"/>
      <w:b/>
      <w:color w:val="345A8A"/>
      &gt;
    </w:rPr>
  </w:style>
  <w:style w:type="paragraph" w:styleId="Abstract" w:customStyle="1">
    <w:name w:val="Abstract"/>
    <w:basedOn w:val="Normal"/>
    <w:next w:val="BodyText"/>
    <w:qFormat/>
    <w:pPr>
      <w:keepNext/>
      <w:keepLines/>
      <w:spacing w:before="100" w:after="300"/>
    </w:pPr>
    <w:rPr>
      <w:rFonts w:ascii="Calibri" w:hAnsi="Calibri" w:eastAsia="Calibri" w:cs="Calibri"/>
      <w:sz w:val="20"/>
      <w:szCs w:val="20"/>
    </w:rPr>
  </w:style>
  <w:style w:type="paragraph" w:styleId="Bibliography">
    <w:name w:val="Bibliography"/>
    <w:basedOn w:val="Normal"/>
    <w:next w:val="Bibliography"/>
    <w:qFormat/>
    <w:pPr/>
    <w:rPr>
      <w:rFonts w:ascii="Calibri" w:hAnsi="Calibri" w:eastAsia="Calibri" w:cs="Calibri"/>
    </w:rPr>
  </w:style>
  <w:style w:type="paragraph" w:styleId="Heading1">
    <w:name w:val="heading 1"/>
    <w:basedOn w:val="Normal"/>
    <w:next w:val="BodyText"/>
    <w:uiPriority w:val="9"/>
    <w:qFormat/>
    <w:pPr>
      <w:keepNext/>
      <w:keepLines/>
      <w:spacing w:before="480" w:after="0"/>
      <w:outlineLvl w:val="0"/>
    </w:pPr>
    <w:rPr>
      <w:rFonts w:ascii="Calibri" w:hAnsi="Calibri" w:eastAsia="Calibri" w:cs="Calibri"/>
      <w:b/>
      <w:bCs/>
      <w:color w:val="1F2A44"/>
      <w:sz w:val="32"/>
      <w:szCs w:val="32"/>
    </w:rPr>
  </w:style>
  <w:style w:type="paragraph" w:styleId="Heading2">
    <w:name w:val="heading 2"/>
    <w:basedOn w:val="Normal"/>
    <w:next w:val="BodyText"/>
    <w:uiPriority w:val="9"/>
    <w:unhideWhenUsed/>
    <w:qFormat/>
    <w:pPr>
      <w:keepNext/>
      <w:keepLines/>
      <w:spacing w:before="200" w:after="0"/>
      <w:outlineLvl w:val="1"/>
    </w:pPr>
    <w:rPr>
      <w:rFonts w:ascii="Calibri" w:hAnsi="Calibri" w:eastAsia="Calibri" w:cs="Calibri"/>
      <w:b/>
      <w:bCs/>
      <w:color w:val="1F2A44"/>
      <w:sz w:val="28"/>
      <w:szCs w:val="28"/>
    </w:rPr>
  </w:style>
  <w:style w:type="paragraph" w:styleId="Heading3">
    <w:name w:val="heading 3"/>
    <w:basedOn w:val="Normal"/>
    <w:next w:val="BodyText"/>
    <w:uiPriority w:val="9"/>
    <w:unhideWhenUsed/>
    <w:qFormat/>
    <w:pPr>
      <w:keepNext/>
      <w:keepLines/>
      <w:spacing w:before="200" w:after="0"/>
      <w:outlineLvl w:val="2"/>
    </w:pPr>
    <w:rPr>
      <w:rFonts w:ascii="Calibri" w:hAnsi="Calibri" w:eastAsia="Calibri" w:cs="Calibri"/>
      <w:b/>
      <w:bCs/>
      <w:color w:val="1F2A44"/>
      <w:sz w:val="24"/>
      <w:szCs w:val="24"/>
    </w:rPr>
  </w:style>
  <w:style w:type="paragraph" w:styleId="Heading4">
    <w:name w:val="heading 4"/>
    <w:basedOn w:val="Normal"/>
    <w:next w:val="BodyText"/>
    <w:uiPriority w:val="9"/>
    <w:unhideWhenUsed/>
    <w:qFormat/>
    <w:pPr>
      <w:keepNext/>
      <w:keepLines/>
      <w:spacing w:before="200" w:after="0"/>
      <w:outlineLvl w:val="3"/>
    </w:pPr>
    <w:rPr>
      <w:rFonts w:ascii="Calibri" w:hAnsi="Calibri" w:eastAsia="Calibri" w:cs="Calibri"/>
      <w:i/>
      <w:bCs/>
      <w:color w:val="1F2A44"/>
      <w:sz w:val="24"/>
      <w:szCs w:val="24"/>
    </w:rPr>
  </w:style>
  <w:style w:type="paragraph" w:styleId="Heading5">
    <w:name w:val="heading 5"/>
    <w:basedOn w:val="Normal"/>
    <w:next w:val="BodyText"/>
    <w:uiPriority w:val="9"/>
    <w:unhideWhenUsed/>
    <w:qFormat/>
    <w:pPr>
      <w:keepNext/>
      <w:keepLines/>
      <w:spacing w:before="200" w:after="0"/>
      <w:outlineLvl w:val="4"/>
    </w:pPr>
    <w:rPr>
      <w:rFonts w:ascii="Calibri" w:hAnsi="Calibri" w:eastAsia="Calibri" w:cs="Calibri"/>
      <w:iCs/>
      <w:color w:val="1F2A44"/>
      <w:sz w:val="24"/>
      <w:szCs w:val="24"/>
    </w:rPr>
  </w:style>
  <w:style w:type="paragraph" w:styleId="Heading6">
    <w:name w:val="heading 6"/>
    <w:basedOn w:val="Normal"/>
    <w:next w:val="BodyText"/>
    <w:uiPriority w:val="9"/>
    <w:unhideWhenUsed/>
    <w:qFormat/>
    <w:pPr>
      <w:keepNext/>
      <w:keepLines/>
      <w:spacing w:before="200" w:after="0"/>
      <w:outlineLvl w:val="5"/>
    </w:pPr>
    <w:rPr>
      <w:rFonts w:ascii="Calibri" w:hAnsi="Calibri" w:eastAsia="Calibri" w:cs="Calibri"/>
      <w:color w:val="1F2A44"/>
      <w:sz w:val="24"/>
      <w:szCs w:val="24"/>
    </w:rPr>
  </w:style>
  <w:style w:type="paragraph" w:styleId="Heading7">
    <w:name w:val="heading 7"/>
    <w:basedOn w:val="Normal"/>
    <w:next w:val="BodyText"/>
    <w:uiPriority w:val="9"/>
    <w:unhideWhenUsed/>
    <w:qFormat/>
    <w:pPr>
      <w:keepNext/>
      <w:keepLines/>
      <w:spacing w:before="200" w:after="0"/>
      <w:outlineLvl w:val="6"/>
    </w:pPr>
    <w:rPr>
      <w:rFonts w:ascii="Calibri" w:hAnsi="Calibri" w:eastAsia="Calibri" w:cs="Calibri"/>
      <w:color w:val="1F2A44"/>
      <w:sz w:val="24"/>
      <w:szCs w:val="24"/>
    </w:rPr>
  </w:style>
  <w:style w:type="paragraph" w:styleId="Heading8">
    <w:name w:val="heading 8"/>
    <w:basedOn w:val="Normal"/>
    <w:next w:val="BodyText"/>
    <w:uiPriority w:val="9"/>
    <w:unhideWhenUsed/>
    <w:qFormat/>
    <w:pPr>
      <w:keepNext/>
      <w:keepLines/>
      <w:spacing w:before="200" w:after="0"/>
      <w:outlineLvl w:val="7"/>
    </w:pPr>
    <w:rPr>
      <w:rFonts w:ascii="Calibri" w:hAnsi="Calibri" w:eastAsia="Calibri" w:cs="Calibri"/>
      <w:color w:val="1F2A44"/>
      <w:sz w:val="24"/>
      <w:szCs w:val="24"/>
    </w:rPr>
  </w:style>
  <w:style w:type="paragraph" w:styleId="Heading9">
    <w:name w:val="heading 9"/>
    <w:basedOn w:val="Normal"/>
    <w:next w:val="BodyText"/>
    <w:uiPriority w:val="9"/>
    <w:unhideWhenUsed/>
    <w:qFormat/>
    <w:pPr>
      <w:keepNext/>
      <w:keepLines/>
      <w:spacing w:before="200" w:after="0"/>
      <w:outlineLvl w:val="8"/>
    </w:pPr>
    <w:rPr>
      <w:rFonts w:ascii="Calibri" w:hAnsi="Calibri" w:eastAsia="Calibri" w:cs="Calibri"/>
      <w:color w:val="1F2A44"/>
      <w:sz w:val="24"/>
      <w:szCs w:val="24"/>
    </w:rPr>
  </w:style>
  <w:style w:type="paragraph" w:styleId="BlockText">
    <w:name w:val="Block Text"/>
    <w:basedOn w:val="BodyText"/>
    <w:next w:val="BodyText"/>
    <w:uiPriority w:val="9"/>
    <w:unhideWhenUsed/>
    <w:qFormat/>
    <w:pPr>
      <w:spacing w:before="100" w:after="100"/>
      <w:ind w:left="480" w:right="480" w:firstLine="0"/>
    </w:pPr>
    <w:rPr>
      <w:rFonts w:ascii="Calibri" w:hAnsi="Calibri" w:eastAsia="Calibri" w:cs="Calibri"/>
    </w:rPr>
  </w:style>
  <w:style w:type="paragraph" w:styleId="FootnoteText">
    <w:name w:val="footnote text"/>
    <w:basedOn w:val="Normal"/>
    <w:next w:val="FootnoteText"/>
    <w:uiPriority w:val="9"/>
    <w:unhideWhenUsed/>
    <w:qFormat/>
    <w:rPr>
      <w:rFonts w:ascii="Calibri" w:hAnsi="Calibri" w:eastAsia="Calibri" w:cs="Calibri"/>
    </w:r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rFonts w:ascii="Calibri" w:hAnsi="Calibri" w:eastAsia="Calibri" w:cs="Calibri"/>
      <w:b/>
    </w:rPr>
  </w:style>
  <w:style w:type="paragraph" w:styleId="Definition" w:customStyle="1">
    <w:name w:val="Definition"/>
    <w:basedOn w:val="Normal"/>
    <w:rPr>
      <w:rFonts w:ascii="Calibri" w:hAnsi="Calibri" w:eastAsia="Calibri" w:cs="Calibri"/>
    </w:rPr>
  </w:style>
  <w:style w:type="paragraph" w:styleId="Caption">
    <w:name w:val="Caption"/>
    <w:basedOn w:val="Normal"/>
    <w:link w:val="BodyTextChar"/>
    <w:pPr>
      <w:spacing w:before="0" w:after="120"/>
    </w:pPr>
    <w:rPr>
      <w:rFonts w:ascii="Calibri" w:hAnsi="Calibri" w:eastAsia="Calibri" w:cs="Calibri"/>
      <w:i/>
    </w:rPr>
  </w:style>
  <w:style w:type="paragraph" w:styleId="TableCaption" w:customStyle="1">
    <w:name w:val="Table Caption"/>
    <w:basedOn w:val="Caption"/>
    <w:pPr>
      <w:keepNext/>
    </w:pPr>
    <w:rPr>
      <w:rFonts w:ascii="Calibri" w:hAnsi="Calibri" w:eastAsia="Calibri" w:cs="Calibri"/>
    </w:rPr>
  </w:style>
  <w:style w:type="paragraph" w:styleId="ImageCaption" w:customStyle="1">
    <w:name w:val="Image Caption"/>
    <w:basedOn w:val="Caption"/>
    <w:rPr>
      <w:rFonts w:ascii="Calibri" w:hAnsi="Calibri" w:eastAsia="Calibri" w:cs="Calibri"/>
    </w:rPr>
  </w:style>
  <w:style w:type="paragraph" w:styleId="Figure" w:customStyle="1">
    <w:name w:val="Figure"/>
    <w:basedOn w:val="Normal"/>
    <w:rPr>
      <w:rFonts w:ascii="Calibri" w:hAnsi="Calibri" w:eastAsia="Calibri" w:cs="Calibri"/>
    </w:rPr>
  </w:style>
  <w:style w:type="paragraph" w:styleId="CaptionedFigure" w:customStyle="1">
    <w:name w:val="Captioned Figure"/>
    <w:basedOn w:val="Figure"/>
    <w:pPr>
      <w:keepNext/>
    </w:pPr>
    <w:rPr>
      <w:rFonts w:ascii="Calibri" w:hAnsi="Calibri" w:eastAsia="Calibri" w:cs="Calibri"/>
    </w:r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Calibri" w:hAnsi="Calibri" w:eastAsia="Calibri" w:cs="Calibri"/>
      <w:b w:val="0"/>
      <w:bCs w:val="0"/>
      <w:color w:val="365F91" w:themeColor="accent1" w:themeShade="BF"/>
    </w:rPr>
  </w:style>
  <w:style w:type="paragraph" w:styleId="SourceCode" w:customStyle="1">
    <w:name w:val="Source Code"/>
    <w:basedOn w:val="Normal"/>
    <w:link w:val="VerbatimChar"/>
    <w:pPr>
      <w:wordWrap w:val="off"/>
    </w:pPr>
    <w:rPr>
      <w:rFonts w:ascii="Calibri" w:hAnsi="Calibri" w:eastAsia="Calibri" w:cs="Calibri"/>
    </w:r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footnotes" Target="footnotes.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customXml" Target="../customXml/item3.xml" Id="rId11" /><Relationship Type="http://schemas.openxmlformats.org/officeDocument/2006/relationships/fontTable" Target="fontTable.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AB1DCC75E58E4092767663D6982B28" ma:contentTypeVersion="3" ma:contentTypeDescription="Create a new document." ma:contentTypeScope="" ma:versionID="945177e91545fed94a21a3b67e92d42d">
  <xsd:schema xmlns:xsd="http://www.w3.org/2001/XMLSchema" xmlns:xs="http://www.w3.org/2001/XMLSchema" xmlns:p="http://schemas.microsoft.com/office/2006/metadata/properties" xmlns:ns2="24924a36-6029-412b-bd7d-ddacd0f4b6ee" targetNamespace="http://schemas.microsoft.com/office/2006/metadata/properties" ma:root="true" ma:fieldsID="085c7fbc49e61439f7e71355ede13d31" ns2:_="">
    <xsd:import namespace="24924a36-6029-412b-bd7d-ddacd0f4b6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924a36-6029-412b-bd7d-ddacd0f4b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990699-BD2E-4406-9B52-49C5139A302B}"/>
</file>

<file path=customXml/itemProps2.xml><?xml version="1.0" encoding="utf-8"?>
<ds:datastoreItem xmlns:ds="http://schemas.openxmlformats.org/officeDocument/2006/customXml" ds:itemID="{FEF49A69-DAF4-45CF-BA4F-C53FE57D2957}"/>
</file>

<file path=customXml/itemProps3.xml><?xml version="1.0" encoding="utf-8"?>
<ds:datastoreItem xmlns:ds="http://schemas.openxmlformats.org/officeDocument/2006/customXml" ds:itemID="{04A765C2-238F-4D62-A9DE-AE5C268F14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2026-10-02T10:31:50.0000000Z</dcterms:created>
  <dcterms:modified xsi:type="dcterms:W3CDTF">2026-10-08T09:57:10.6765857Z</dcterms:modified>
  <lastModifiedBy>Victoria  Shobayo</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0x0101004CAB1DCC75E58E4092767663D6982B28</vt:lpwstr>
  </property>
</Properties>
</file>