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05cbe5228c5ecbbfd822bf6ae81e48a1ff129ab"/>
    <w:p>
      <w:pPr>
        <w:pStyle w:val="Heading1"/>
        <w:keepNext/>
        <w:pageBreakBefore w:val="0"/>
      </w:pPr>
      <w:r>
        <w:t xml:space="preserve">Control of Documented Information Standard</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cantSplit/>
          <w:tblHeader/>
        </w:trPr>
        <w:tc>
          <w:tcPr>
            <w:shd w:val="clear" w:fill="E7EAF0"/>
          </w:tcPr>
          <w:p>
            <w:pPr>
              <w:pStyle w:val="Compact"/>
              <w:jc w:val="left"/>
            </w:pPr>
            <w:r>
              <w:rPr>
                <w:b/>
                <w:sz w:val="19"/>
              </w:rPr>
              <w:t xml:space="preserve">Control block</w:t>
            </w:r>
          </w:p>
        </w:tc>
        <w:tc>
          <w:tcPr>
            <w:shd w:val="clear" w:fill="E7EAF0"/>
          </w:tcPr>
          <w:p>
            <w:pPr>
              <w:pStyle w:val="Compact"/>
            </w:pPr>
          </w:p>
        </w:tc>
      </w:tr>
      <w:tr>
        <w:trPr>
          <w:cantSplit/>
        </w:trPr>
        <w:tc>
          <w:tcPr/>
          <w:p>
            <w:pPr>
              <w:pStyle w:val="Compact"/>
              <w:jc w:val="left"/>
            </w:pPr>
            <w:r>
              <w:rPr>
                <w:sz w:val="19"/>
              </w:rPr>
              <w:t xml:space="preserve">Document Title</w:t>
            </w:r>
          </w:p>
        </w:tc>
        <w:tc>
          <w:tcPr/>
          <w:p>
            <w:pPr>
              <w:pStyle w:val="Compact"/>
              <w:jc w:val="left"/>
            </w:pPr>
            <w:r>
              <w:rPr>
                <w:sz w:val="19"/>
              </w:rPr>
              <w:t xml:space="preserve">Control of Documented Information Standard</w:t>
            </w:r>
          </w:p>
        </w:tc>
      </w:tr>
      <w:tr>
        <w:trPr>
          <w:cantSplit/>
        </w:trPr>
        <w:tc>
          <w:tcPr/>
          <w:p>
            <w:pPr>
              <w:pStyle w:val="Compact"/>
              <w:jc w:val="left"/>
            </w:pPr>
            <w:r>
              <w:rPr>
                <w:sz w:val="19"/>
              </w:rPr>
              <w:t xml:space="preserve">Document Code</w:t>
            </w:r>
          </w:p>
        </w:tc>
        <w:tc>
          <w:tcPr/>
          <w:p>
            <w:pPr>
              <w:pStyle w:val="Compact"/>
              <w:jc w:val="left"/>
            </w:pPr>
            <w:r>
              <w:rPr>
                <w:sz w:val="19"/>
              </w:rPr>
              <w:t xml:space="preserve">DRG-QI-STD-CDI</w:t>
            </w:r>
          </w:p>
        </w:tc>
      </w:tr>
      <w:tr>
        <w:trPr>
          <w:cantSplit/>
        </w:trPr>
        <w:tc>
          <w:tcPr/>
          <w:p>
            <w:pPr>
              <w:pStyle w:val="Compact"/>
              <w:jc w:val="left"/>
            </w:pPr>
            <w:r>
              <w:rPr>
                <w:sz w:val="19"/>
              </w:rPr>
              <w:t xml:space="preserve">Layer</w:t>
            </w:r>
          </w:p>
        </w:tc>
        <w:tc>
          <w:tcPr/>
          <w:p>
            <w:pPr>
              <w:pStyle w:val="Compact"/>
              <w:jc w:val="left"/>
            </w:pPr>
            <w:r>
              <w:rPr>
                <w:sz w:val="19"/>
              </w:rPr>
              <w:t xml:space="preserve">Layer 3 Standard</w:t>
            </w:r>
          </w:p>
        </w:tc>
      </w:tr>
      <w:tr>
        <w:trPr>
          <w:cantSplit/>
        </w:trPr>
        <w:tc>
          <w:tcPr/>
          <w:p>
            <w:pPr>
              <w:pStyle w:val="Compact"/>
              <w:jc w:val="left"/>
            </w:pPr>
            <w:r>
              <w:rPr>
                <w:sz w:val="19"/>
              </w:rPr>
              <w:t xml:space="preserve">Domain</w:t>
            </w:r>
          </w:p>
        </w:tc>
        <w:tc>
          <w:tcPr/>
          <w:p>
            <w:pPr>
              <w:pStyle w:val="Compact"/>
              <w:jc w:val="left"/>
            </w:pPr>
            <w:r>
              <w:rPr>
                <w:sz w:val="19"/>
              </w:rPr>
              <w:t xml:space="preserve">Quality &amp; Compliance</w:t>
            </w:r>
          </w:p>
        </w:tc>
      </w:tr>
      <w:tr>
        <w:trPr>
          <w:cantSplit/>
        </w:trPr>
        <w:tc>
          <w:tcPr/>
          <w:p>
            <w:pPr>
              <w:pStyle w:val="Compact"/>
              <w:jc w:val="left"/>
            </w:pPr>
            <w:r>
              <w:rPr>
                <w:sz w:val="19"/>
              </w:rPr>
              <w:t xml:space="preserve">Parent Document</w:t>
            </w:r>
          </w:p>
        </w:tc>
        <w:tc>
          <w:tcPr/>
          <w:p>
            <w:pPr>
              <w:pStyle w:val="Compact"/>
              <w:jc w:val="left"/>
            </w:pPr>
            <w:r>
              <w:rPr>
                <w:sz w:val="19"/>
              </w:rPr>
              <w:t xml:space="preserve">Control of Documented Information Policy (DRG-QI-POL-CDI)</w:t>
            </w:r>
          </w:p>
        </w:tc>
      </w:tr>
      <w:tr>
        <w:trPr>
          <w:cantSplit/>
          <w:ins w:id="9102" w:author="Claude (GRC programme)" w:date="2026-10-06T02:45:00Z"/>
        </w:trPr>
        <w:tc>
          <w:tcPr/>
          <w:p>
            <w:pPr>
              <w:pStyle w:val="Compact"/>
              <w:jc w:val="left"/>
            </w:pPr>
            <w:ins w:id="9101" w:author="Claude (GRC programme)" w:date="2026-10-06T02:45:00Z">
              <w:r>
                <w:rPr>
                  <w:sz w:val="19"/>
                </w:rPr>
                <w:t xml:space="preserve">Child Documents</w:t>
              </w:r>
            </w:ins>
          </w:p>
        </w:tc>
        <w:tc>
          <w:tcPr/>
          <w:p>
            <w:pPr>
              <w:pStyle w:val="Compact"/>
              <w:jc w:val="left"/>
            </w:pPr>
            <w:ins w:id="9101" w:author="Claude (GRC programme)" w:date="2026-10-06T02:45:00Z">
              <w:r>
                <w:rPr>
                  <w:sz w:val="19"/>
                </w:rPr>
                <w:t xml:space="preserve">Records Governance Procedure (DRG-QI-PRO-IRG); Records Retention Rule Schedule (DRG-QI-REG-RRS); Records Systems Register (DRG-QI-REG-RSR)</w:t>
              </w:r>
            </w:ins>
          </w:p>
        </w:tc>
      </w:tr>
      <w:tr>
        <w:trPr>
          <w:cantSplit/>
        </w:trPr>
        <w:tc>
          <w:tcPr/>
          <w:p>
            <w:pPr>
              <w:pStyle w:val="Compact"/>
              <w:jc w:val="left"/>
            </w:pPr>
            <w:r>
              <w:rPr>
                <w:sz w:val="19"/>
              </w:rPr>
              <w:t xml:space="preserve">Document Owner</w:t>
            </w:r>
          </w:p>
        </w:tc>
        <w:tc>
          <w:tcPr/>
          <w:p>
            <w:pPr>
              <w:pStyle w:val="Compact"/>
              <w:jc w:val="left"/>
            </w:pPr>
            <w:r>
              <w:rPr>
                <w:sz w:val="19"/>
              </w:rPr>
              <w:t xml:space="preserve">Compliance Executive (QMS &amp; NDPA)</w:t>
            </w:r>
          </w:p>
        </w:tc>
      </w:tr>
      <w:tr>
        <w:trPr>
          <w:cantSplit/>
        </w:trPr>
        <w:tc>
          <w:tcPr/>
          <w:p>
            <w:pPr>
              <w:pStyle w:val="Compact"/>
              <w:jc w:val="left"/>
            </w:pPr>
            <w:r>
              <w:rPr>
                <w:sz w:val="19"/>
              </w:rPr>
              <w:t xml:space="preserve">Approval Authority</w:t>
            </w:r>
          </w:p>
        </w:tc>
        <w:tc>
          <w:tcPr/>
          <w:p>
            <w:pPr>
              <w:pStyle w:val="Compact"/>
              <w:jc w:val="left"/>
            </w:pPr>
            <w:r>
              <w:rPr>
                <w:sz w:val="19"/>
              </w:rPr>
              <w:t xml:space="preserve">First Pass: Chief Compliance Officer. Final Approval: Managing Director / CEO (CDI Procedure Annex B, Quality &amp; Compliance route)</w:t>
            </w:r>
          </w:p>
        </w:tc>
      </w:tr>
      <w:tr>
        <w:trPr>
          <w:cantSplit/>
        </w:trPr>
        <w:tc>
          <w:tcPr/>
          <w:p>
            <w:pPr>
              <w:pStyle w:val="Compact"/>
              <w:jc w:val="left"/>
            </w:pPr>
            <w:r>
              <w:rPr>
                <w:sz w:val="19"/>
              </w:rPr>
              <w:t xml:space="preserve">Classification</w:t>
            </w:r>
          </w:p>
        </w:tc>
        <w:tc>
          <w:tcPr/>
          <w:p>
            <w:pPr>
              <w:pStyle w:val="Compact"/>
              <w:jc w:val="left"/>
            </w:pPr>
            <w:r>
              <w:rPr>
                <w:sz w:val="19"/>
              </w:rPr>
              <w:t xml:space="preserve">Internal Use Only. Distribution: All Staff</w:t>
            </w:r>
          </w:p>
        </w:tc>
      </w:tr>
      <w:tr>
        <w:trPr>
          <w:cantSplit/>
        </w:trPr>
        <w:tc>
          <w:tcPr/>
          <w:p>
            <w:pPr>
              <w:pStyle w:val="Compact"/>
              <w:jc w:val="left"/>
            </w:pPr>
            <w:r>
              <w:rPr>
                <w:sz w:val="19"/>
              </w:rPr>
              <w:t xml:space="preserve">Issue Status</w:t>
            </w:r>
          </w:p>
        </w:tc>
        <w:tc>
          <w:tcPr/>
          <w:p>
            <w:pPr>
              <w:pStyle w:val="Compact"/>
              <w:jc w:val="left"/>
            </w:pPr>
            <w:r>
              <w:rPr>
                <w:sz w:val="19"/>
              </w:rPr>
              <w:t xml:space="preserve">Draft</w:t>
            </w:r>
          </w:p>
        </w:tc>
      </w:tr>
      <w:tr>
        <w:trPr>
          <w:cantSplit/>
        </w:trPr>
        <w:tc>
          <w:tcPr/>
          <w:p>
            <w:pPr>
              <w:pStyle w:val="Compact"/>
              <w:jc w:val="left"/>
            </w:pPr>
            <w:r>
              <w:rPr>
                <w:sz w:val="19"/>
              </w:rPr>
              <w:t xml:space="preserve">Review cycle</w:t>
            </w:r>
          </w:p>
        </w:tc>
        <w:tc>
          <w:tcPr/>
          <w:p>
            <w:pPr>
              <w:pStyle w:val="Compact"/>
              <w:jc w:val="left"/>
            </w:pPr>
            <w:r>
              <w:rPr>
                <w:sz w:val="19"/>
              </w:rPr>
              <w:t xml:space="preserve">Annual, and after any material incident in the Quality &amp; Compliance domain</w:t>
            </w:r>
          </w:p>
        </w:tc>
      </w:tr>
      <w:tr>
        <w:trPr>
          <w:cantSplit/>
        </w:trPr>
        <w:tc>
          <w:tcPr/>
          <w:p>
            <w:pPr>
              <w:pStyle w:val="Compact"/>
              <w:jc w:val="left"/>
            </w:pPr>
            <w:r>
              <w:rPr>
                <w:sz w:val="19"/>
              </w:rPr>
              <w:t xml:space="preserve">Supersedes</w:t>
            </w:r>
          </w:p>
        </w:tc>
        <w:tc>
          <w:tcPr/>
          <w:p>
            <w:pPr>
              <w:pStyle w:val="Compact"/>
              <w:jc w:val="left"/>
            </w:pPr>
            <w:r>
              <w:rPr>
                <w:sz w:val="19"/>
              </w:rPr>
              <w:t xml:space="preserve">Retention, storage, protection and destruction requirements of the Data Retention Policy (DRG-QI-POL-DR-01-26) and the Records Retention and Protection Policy (DRG-ISMS-POL-RRP-01-25); Document Creation Standards (no code)</w:t>
            </w:r>
          </w:p>
        </w:tc>
      </w:tr>
      <w:tr>
        <w:trPr>
          <w:cantSplit/>
        </w:trPr>
        <w:tc>
          <w:tcPr/>
          <w:p>
            <w:pPr>
              <w:pStyle w:val="Compact"/>
              <w:jc w:val="left"/>
            </w:pPr>
            <w:r>
              <w:rPr>
                <w:sz w:val="19"/>
              </w:rPr>
              <w:t xml:space="preserve">Legacy Code</w:t>
            </w:r>
          </w:p>
        </w:tc>
        <w:tc>
          <w:tcPr/>
          <w:p>
            <w:pPr>
              <w:pStyle w:val="Compact"/>
              <w:jc w:val="left"/>
            </w:pPr>
            <w:r>
              <w:rPr>
                <w:sz w:val="19"/>
              </w:rPr>
              <w:t xml:space="preserve">None</w:t>
            </w:r>
          </w:p>
        </w:tc>
      </w:tr>
      <w:tr>
        <w:trPr>
          <w:cantSplit/>
        </w:trPr>
        <w:tc>
          <w:tcPr/>
          <w:p>
            <w:pPr>
              <w:pStyle w:val="Compact"/>
              <w:jc w:val="left"/>
            </w:pPr>
            <w:r>
              <w:rPr>
                <w:sz w:val="19"/>
              </w:rPr>
              <w:t xml:space="preserve">Standards</w:t>
            </w:r>
          </w:p>
        </w:tc>
        <w:tc>
          <w:tcPr/>
          <w:p>
            <w:pPr>
              <w:pStyle w:val="Compact"/>
              <w:jc w:val="left"/>
            </w:pPr>
            <w:r>
              <w:rPr>
                <w:sz w:val="19"/>
              </w:rPr>
              <w:t xml:space="preserve">ISO 9001:2015 Clause 7.5; ISO/IEC 27001:2022 Clause 7.5, Annex A 5.1, 5.12, 5.15, 5.33, 5.34, 5.37, 7.10, 7.14, 8.10, 8.24; NDPA 2023 s24, s39, s40</w:t>
            </w:r>
          </w:p>
        </w:tc>
      </w:tr>
    </w:tbl>
    <w:bookmarkStart w:id="20" w:name="purpose"/>
    <w:p>
      <w:pPr>
        <w:pStyle w:val="Heading2"/>
        <w:keepNext/>
        <w:pageBreakBefore w:val="0"/>
      </w:pPr>
      <w:r>
        <w:t xml:space="preserve">1.0 Purpose</w:t>
      </w:r>
    </w:p>
    <w:p>
      <w:pPr>
        <w:pStyle w:val="FirstParagraph"/>
      </w:pPr>
      <w:r>
        <w:t xml:space="preserve">1.1 This Standard sets the auditable requirements for controlling documents and records at Dragnet. It holds the canonical CDI controls (CDI-001 to CDI-021) and records governance controls (IRG-001 to IRG-024).</w:t>
      </w:r>
    </w:p>
    <w:p>
      <w:pPr>
        <w:pStyle w:val="BodyText"/>
      </w:pPr>
      <w:r>
        <w:t xml:space="preserve">1.2 The CDI Procedure and the Records Governance Procedure implement these controls. They add steps, handoffs, system instructions and checks, and do not change a requirement, role, evidence or trigger defined here.</w:t>
      </w:r>
    </w:p>
    <w:bookmarkEnd w:id="20"/>
    <w:bookmarkStart w:id="21" w:name="scope"/>
    <w:p>
      <w:pPr>
        <w:pStyle w:val="Heading2"/>
        <w:keepNext/>
        <w:pageBreakBefore w:val="0"/>
      </w:pPr>
      <w:r>
        <w:t xml:space="preserve">2.0 Scope</w:t>
      </w:r>
    </w:p>
    <w:p>
      <w:pPr>
        <w:pStyle w:val="FirstParagraph"/>
      </w:pPr>
      <w:r>
        <w:t xml:space="preserve">2.1 This Standard applies to every controlled document and every record within the scope of the CDI Policy, in any format, medium or location, and to every person and automated agent that creates, checks, approves, uses, stores or disposes of them.</w:t>
      </w:r>
    </w:p>
    <w:p>
      <w:pPr>
        <w:pStyle w:val="BodyText"/>
      </w:pPr>
      <w:r>
        <w:t xml:space="preserve">2.2 Signed legal instruments, contracts and client terms are records governed by the Legal &amp; Corporate Governance family. Specialist families keep authority for their own subject matter.</w:t>
      </w:r>
    </w:p>
    <w:bookmarkEnd w:id="21"/>
    <w:bookmarkStart w:id="22" w:name="definitions"/>
    <w:p>
      <w:pPr>
        <w:pStyle w:val="Heading2"/>
        <w:keepNext/>
        <w:pageBreakBefore w:val="0"/>
      </w:pPr>
      <w:r>
        <w:t xml:space="preserve">3.0 Definitions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cantSplit/>
          <w:tblHeader/>
        </w:trPr>
        <w:tc>
          <w:tcPr>
            <w:shd w:val="clear" w:fill="E7EAF0"/>
          </w:tcPr>
          <w:p>
            <w:pPr>
              <w:pStyle w:val="Compact"/>
              <w:jc w:val="left"/>
            </w:pPr>
            <w:r>
              <w:rPr>
                <w:b/>
                <w:sz w:val="19"/>
              </w:rPr>
              <w:t xml:space="preserve">Term</w:t>
            </w:r>
          </w:p>
        </w:tc>
        <w:tc>
          <w:tcPr>
            <w:shd w:val="clear" w:fill="E7EAF0"/>
          </w:tcPr>
          <w:p>
            <w:pPr>
              <w:pStyle w:val="Compact"/>
              <w:jc w:val="left"/>
            </w:pPr>
            <w:r>
              <w:rPr>
                <w:b/>
                <w:sz w:val="19"/>
              </w:rPr>
              <w:t xml:space="preserve">Meaning</w:t>
            </w:r>
          </w:p>
        </w:tc>
      </w:tr>
      <w:tr>
        <w:trPr>
          <w:cantSplit/>
        </w:trPr>
        <w:tc>
          <w:tcPr/>
          <w:p>
            <w:pPr>
              <w:pStyle w:val="Compact"/>
              <w:jc w:val="left"/>
            </w:pPr>
            <w:r>
              <w:rPr>
                <w:sz w:val="19"/>
              </w:rPr>
              <w:t xml:space="preserve">Documented information</w:t>
            </w:r>
          </w:p>
        </w:tc>
        <w:tc>
          <w:tcPr/>
          <w:p>
            <w:pPr>
              <w:pStyle w:val="Compact"/>
              <w:jc w:val="left"/>
            </w:pPr>
            <w:r>
              <w:rPr>
                <w:sz w:val="19"/>
              </w:rPr>
              <w:t xml:space="preserve">Documents, which instruct, and records, which prove what was done</w:t>
            </w:r>
          </w:p>
        </w:tc>
      </w:tr>
      <w:tr>
        <w:trPr>
          <w:cantSplit/>
        </w:trPr>
        <w:tc>
          <w:tcPr/>
          <w:p>
            <w:pPr>
              <w:pStyle w:val="Compact"/>
              <w:jc w:val="left"/>
            </w:pPr>
            <w:r>
              <w:rPr>
                <w:sz w:val="19"/>
              </w:rPr>
              <w:t xml:space="preserve">Document</w:t>
            </w:r>
          </w:p>
        </w:tc>
        <w:tc>
          <w:tcPr/>
          <w:p>
            <w:pPr>
              <w:pStyle w:val="Compact"/>
              <w:jc w:val="left"/>
            </w:pPr>
            <w:r>
              <w:rPr>
                <w:sz w:val="19"/>
              </w:rPr>
              <w:t xml:space="preserve">Instructs. Tells someone what to do and how: a Policy, Standard, Procedure, Specification, Guideline, Playbook, Checklist, Form template or Manual</w:t>
            </w:r>
          </w:p>
        </w:tc>
      </w:tr>
      <w:tr>
        <w:trPr>
          <w:cantSplit/>
        </w:trPr>
        <w:tc>
          <w:tcPr/>
          <w:p>
            <w:pPr>
              <w:pStyle w:val="Compact"/>
              <w:jc w:val="left"/>
            </w:pPr>
            <w:r>
              <w:rPr>
                <w:sz w:val="19"/>
              </w:rPr>
              <w:t xml:space="preserve">Record</w:t>
            </w:r>
          </w:p>
        </w:tc>
        <w:tc>
          <w:tcPr/>
          <w:p>
            <w:pPr>
              <w:pStyle w:val="Compact"/>
              <w:jc w:val="left"/>
            </w:pPr>
            <w:r>
              <w:rPr>
                <w:sz w:val="19"/>
              </w:rPr>
              <w:t xml:space="preserve">Evidences. Information created or received, and kept, that proves something happened or a decision was made: a completed form, a log entry, a register entry, a signed document, a report, an audit trail or a system-generated output. A blank form is a document; a completed form is a record. A controlled register is a record</w:t>
            </w:r>
          </w:p>
        </w:tc>
      </w:tr>
      <w:tr>
        <w:trPr>
          <w:cantSplit/>
        </w:trPr>
        <w:tc>
          <w:tcPr/>
          <w:p>
            <w:pPr>
              <w:pStyle w:val="Compact"/>
              <w:jc w:val="left"/>
            </w:pPr>
            <w:r>
              <w:rPr>
                <w:sz w:val="19"/>
              </w:rPr>
              <w:t xml:space="preserve">Evidence</w:t>
            </w:r>
          </w:p>
        </w:tc>
        <w:tc>
          <w:tcPr/>
          <w:p>
            <w:pPr>
              <w:pStyle w:val="Compact"/>
              <w:jc w:val="left"/>
            </w:pPr>
            <w:r>
              <w:rPr>
                <w:sz w:val="19"/>
              </w:rPr>
              <w:t xml:space="preserve">A record, or declared machine evidence at its source, that demonstrates a control operated or a requirement was met, within its evidence freshness period where one applies</w:t>
            </w:r>
          </w:p>
        </w:tc>
      </w:tr>
      <w:tr>
        <w:trPr>
          <w:cantSplit/>
        </w:trPr>
        <w:tc>
          <w:tcPr/>
          <w:p>
            <w:pPr>
              <w:pStyle w:val="Compact"/>
              <w:jc w:val="left"/>
            </w:pPr>
            <w:r>
              <w:rPr>
                <w:sz w:val="19"/>
              </w:rPr>
              <w:t xml:space="preserve">Evidence item</w:t>
            </w:r>
          </w:p>
        </w:tc>
        <w:tc>
          <w:tcPr/>
          <w:p>
            <w:pPr>
              <w:pStyle w:val="Compact"/>
              <w:jc w:val="left"/>
            </w:pPr>
            <w:r>
              <w:rPr>
                <w:sz w:val="19"/>
              </w:rPr>
              <w:t xml:space="preserve">One identifiable instance of evidence produced by a control on one occasion. Its governed identity is the Record Name and Record ID in the Enterprise Records Catalogue</w:t>
            </w:r>
          </w:p>
        </w:tc>
      </w:tr>
      <w:tr>
        <w:trPr>
          <w:cantSplit/>
        </w:trPr>
        <w:tc>
          <w:tcPr/>
          <w:p>
            <w:pPr>
              <w:pStyle w:val="Compact"/>
              <w:jc w:val="left"/>
            </w:pPr>
            <w:r>
              <w:rPr>
                <w:sz w:val="19"/>
              </w:rPr>
              <w:t xml:space="preserve">Record Name</w:t>
            </w:r>
          </w:p>
        </w:tc>
        <w:tc>
          <w:tcPr/>
          <w:p>
            <w:pPr>
              <w:pStyle w:val="Compact"/>
              <w:jc w:val="left"/>
            </w:pPr>
            <w:r>
              <w:rPr>
                <w:sz w:val="19"/>
              </w:rPr>
              <w:t xml:space="preserve">Canonical noun phrase for a specific evidence object in its process or control context</w:t>
            </w:r>
          </w:p>
        </w:tc>
      </w:tr>
      <w:tr>
        <w:trPr>
          <w:cantSplit/>
        </w:trPr>
        <w:tc>
          <w:tcPr/>
          <w:p>
            <w:pPr>
              <w:pStyle w:val="Compact"/>
              <w:jc w:val="left"/>
            </w:pPr>
            <w:r>
              <w:rPr>
                <w:sz w:val="19"/>
              </w:rPr>
              <w:t xml:space="preserve">Record ID</w:t>
            </w:r>
          </w:p>
        </w:tc>
        <w:tc>
          <w:tcPr/>
          <w:p>
            <w:pPr>
              <w:pStyle w:val="Compact"/>
              <w:jc w:val="left"/>
            </w:pPr>
            <w:r>
              <w:rPr>
                <w:sz w:val="19"/>
              </w:rPr>
              <w:t xml:space="preserve">Stable identifier of an admitted Record Name in the Enterprise Records Catalogue, assigned once by the Compliance Executive (QMS &amp; NDPA) on admission</w:t>
            </w:r>
          </w:p>
        </w:tc>
      </w:tr>
      <w:tr>
        <w:trPr>
          <w:cantSplit/>
        </w:trPr>
        <w:tc>
          <w:tcPr/>
          <w:p>
            <w:pPr>
              <w:pStyle w:val="Compact"/>
              <w:jc w:val="left"/>
            </w:pPr>
            <w:r>
              <w:rPr>
                <w:sz w:val="19"/>
              </w:rPr>
              <w:t xml:space="preserve">Record Type</w:t>
            </w:r>
          </w:p>
        </w:tc>
        <w:tc>
          <w:tcPr/>
          <w:p>
            <w:pPr>
              <w:pStyle w:val="Compact"/>
              <w:jc w:val="left"/>
            </w:pPr>
            <w:r>
              <w:rPr>
                <w:sz w:val="19"/>
              </w:rPr>
              <w:t xml:space="preserve">Reusable semantic description of what kind of evidence a record is. It carries no custodian, location, retention or disposition</w:t>
            </w:r>
          </w:p>
        </w:tc>
      </w:tr>
      <w:tr>
        <w:trPr>
          <w:cantSplit/>
        </w:trPr>
        <w:tc>
          <w:tcPr/>
          <w:p>
            <w:pPr>
              <w:pStyle w:val="Compact"/>
              <w:jc w:val="left"/>
            </w:pPr>
            <w:r>
              <w:rPr>
                <w:sz w:val="19"/>
              </w:rPr>
              <w:t xml:space="preserve">Record admission request</w:t>
            </w:r>
          </w:p>
        </w:tc>
        <w:tc>
          <w:tcPr/>
          <w:p>
            <w:pPr>
              <w:pStyle w:val="Compact"/>
              <w:jc w:val="left"/>
            </w:pPr>
            <w:r>
              <w:rPr>
                <w:sz w:val="19"/>
              </w:rPr>
              <w:t xml:space="preserve">A logged request from a Control Owner to admit a new Record Name to the Catalogue, stating the proposed name, source control or process, production mode, store or source system and proposed Record Type. It is held as a record, carries its own request reference, is owned by the Compliance Executive (QMS &amp; NDPA) and is decided under IRG-023</w:t>
            </w:r>
          </w:p>
        </w:tc>
      </w:tr>
      <w:tr>
        <w:trPr>
          <w:cantSplit/>
        </w:trPr>
        <w:tc>
          <w:tcPr/>
          <w:p>
            <w:pPr>
              <w:pStyle w:val="Compact"/>
              <w:jc w:val="left"/>
            </w:pPr>
            <w:r>
              <w:rPr>
                <w:sz w:val="19"/>
              </w:rPr>
              <w:t xml:space="preserve">Production mode</w:t>
            </w:r>
          </w:p>
        </w:tc>
        <w:tc>
          <w:tcPr/>
          <w:p>
            <w:pPr>
              <w:pStyle w:val="Compact"/>
              <w:jc w:val="left"/>
            </w:pPr>
            <w:r>
              <w:rPr>
                <w:sz w:val="19"/>
              </w:rPr>
              <w:t xml:space="preserve">How a record comes into existence: system-generated, form-completed, document or file, or evidence at source (Section 8.0)</w:t>
            </w:r>
          </w:p>
        </w:tc>
      </w:tr>
      <w:tr>
        <w:trPr>
          <w:cantSplit/>
        </w:trPr>
        <w:tc>
          <w:tcPr/>
          <w:p>
            <w:pPr>
              <w:pStyle w:val="Compact"/>
              <w:jc w:val="left"/>
            </w:pPr>
            <w:r>
              <w:rPr>
                <w:sz w:val="19"/>
              </w:rPr>
              <w:t xml:space="preserve">Evidence at source</w:t>
            </w:r>
          </w:p>
        </w:tc>
        <w:tc>
          <w:tcPr/>
          <w:p>
            <w:pPr>
              <w:pStyle w:val="Compact"/>
              <w:jc w:val="left"/>
            </w:pPr>
            <w:r>
              <w:rPr>
                <w:sz w:val="19"/>
              </w:rPr>
              <w:t xml:space="preserve">Evidence that exists and stays in the system that produces it, such as work items and boards, cloud configuration, tool configuration, logs and workflow states</w:t>
            </w:r>
          </w:p>
        </w:tc>
      </w:tr>
      <w:tr>
        <w:trPr>
          <w:cantSplit/>
        </w:trPr>
        <w:tc>
          <w:tcPr/>
          <w:p>
            <w:pPr>
              <w:pStyle w:val="Compact"/>
              <w:jc w:val="left"/>
            </w:pPr>
            <w:r>
              <w:rPr>
                <w:sz w:val="19"/>
              </w:rPr>
              <w:t xml:space="preserve">Store or source system</w:t>
            </w:r>
          </w:p>
        </w:tc>
        <w:tc>
          <w:tcPr/>
          <w:p>
            <w:pPr>
              <w:pStyle w:val="Compact"/>
              <w:jc w:val="left"/>
            </w:pPr>
            <w:r>
              <w:rPr>
                <w:sz w:val="19"/>
              </w:rPr>
              <w:t xml:space="preserve">The named location where a record is kept, or the system in which evidence at source lives</w:t>
            </w:r>
          </w:p>
        </w:tc>
      </w:tr>
      <w:tr>
        <w:trPr>
          <w:cantSplit/>
        </w:trPr>
        <w:tc>
          <w:tcPr/>
          <w:p>
            <w:pPr>
              <w:pStyle w:val="Compact"/>
              <w:jc w:val="left"/>
            </w:pPr>
            <w:r>
              <w:rPr>
                <w:sz w:val="19"/>
              </w:rPr>
              <w:t xml:space="preserve">Retrieval route</w:t>
            </w:r>
          </w:p>
        </w:tc>
        <w:tc>
          <w:tcPr/>
          <w:p>
            <w:pPr>
              <w:pStyle w:val="Compact"/>
              <w:jc w:val="left"/>
            </w:pPr>
            <w:r>
              <w:rPr>
                <w:sz w:val="19"/>
              </w:rPr>
              <w:t xml:space="preserve">The practical path, query, report, view or request by which a reviewer or auditor retrieves a record</w:t>
            </w:r>
          </w:p>
        </w:tc>
      </w:tr>
      <w:tr>
        <w:trPr>
          <w:cantSplit/>
        </w:trPr>
        <w:tc>
          <w:tcPr/>
          <w:p>
            <w:pPr>
              <w:pStyle w:val="Compact"/>
              <w:jc w:val="left"/>
            </w:pPr>
            <w:r>
              <w:rPr>
                <w:sz w:val="19"/>
              </w:rPr>
              <w:t xml:space="preserve">Retention trigger</w:t>
            </w:r>
          </w:p>
        </w:tc>
        <w:tc>
          <w:tcPr/>
          <w:p>
            <w:pPr>
              <w:pStyle w:val="Compact"/>
              <w:jc w:val="left"/>
            </w:pPr>
            <w:r>
              <w:rPr>
                <w:sz w:val="19"/>
              </w:rPr>
              <w:t xml:space="preserve">The event that starts the retention count for a Record Name, such as creation, closure, completion, exit, contract end, campaign end or supersession</w:t>
            </w:r>
          </w:p>
        </w:tc>
      </w:tr>
      <w:tr>
        <w:trPr>
          <w:cantSplit/>
        </w:trPr>
        <w:tc>
          <w:tcPr/>
          <w:p>
            <w:pPr>
              <w:pStyle w:val="Compact"/>
              <w:jc w:val="left"/>
            </w:pPr>
            <w:r>
              <w:rPr>
                <w:sz w:val="19"/>
              </w:rPr>
              <w:t xml:space="preserve">End-of-life option</w:t>
            </w:r>
          </w:p>
        </w:tc>
        <w:tc>
          <w:tcPr/>
          <w:p>
            <w:pPr>
              <w:pStyle w:val="Compact"/>
              <w:jc w:val="left"/>
            </w:pPr>
            <w:r>
              <w:rPr>
                <w:sz w:val="19"/>
              </w:rPr>
              <w:t xml:space="preserve">The approved outcomes available to the owner when retention ends: delete or destroy, anonymise, archive, transfer, or retain with a recorded decision</w:t>
            </w:r>
          </w:p>
        </w:tc>
      </w:tr>
      <w:tr>
        <w:trPr>
          <w:cantSplit/>
        </w:trPr>
        <w:tc>
          <w:tcPr/>
          <w:p>
            <w:pPr>
              <w:pStyle w:val="Compact"/>
              <w:jc w:val="left"/>
            </w:pPr>
            <w:r>
              <w:rPr>
                <w:sz w:val="19"/>
              </w:rPr>
              <w:t xml:space="preserve">Disposition decision</w:t>
            </w:r>
          </w:p>
        </w:tc>
        <w:tc>
          <w:tcPr/>
          <w:p>
            <w:pPr>
              <w:pStyle w:val="Compact"/>
              <w:jc w:val="left"/>
            </w:pPr>
            <w:r>
              <w:rPr>
                <w:sz w:val="19"/>
              </w:rPr>
              <w:t xml:space="preserve">The recorded end-of-life decision for a record or batch of records, stating the option taken, the reason, the date and the role and person who decided</w:t>
            </w:r>
          </w:p>
        </w:tc>
      </w:tr>
      <w:tr>
        <w:trPr>
          <w:cantSplit/>
        </w:trPr>
        <w:tc>
          <w:tcPr/>
          <w:p>
            <w:pPr>
              <w:pStyle w:val="Compact"/>
              <w:jc w:val="left"/>
            </w:pPr>
            <w:r>
              <w:rPr>
                <w:sz w:val="19"/>
              </w:rPr>
              <w:t xml:space="preserve">Legacy document</w:t>
            </w:r>
          </w:p>
        </w:tc>
        <w:tc>
          <w:tcPr/>
          <w:p>
            <w:pPr>
              <w:pStyle w:val="Compact"/>
              <w:jc w:val="left"/>
            </w:pPr>
            <w:r>
              <w:rPr>
                <w:sz w:val="19"/>
              </w:rPr>
              <w:t xml:space="preserve">A controlled document carrying a retired code, a retired function code, a Revision and Issue field, a status or version in its file name, or approval under the former layer-based model</w:t>
            </w:r>
          </w:p>
        </w:tc>
      </w:tr>
      <w:tr>
        <w:trPr>
          <w:cantSplit/>
        </w:trPr>
        <w:tc>
          <w:tcPr/>
          <w:p>
            <w:pPr>
              <w:pStyle w:val="Compact"/>
              <w:jc w:val="left"/>
            </w:pPr>
            <w:r>
              <w:rPr>
                <w:sz w:val="19"/>
              </w:rPr>
              <w:t xml:space="preserve">Layer</w:t>
            </w:r>
          </w:p>
        </w:tc>
        <w:tc>
          <w:tcPr/>
          <w:p>
            <w:pPr>
              <w:pStyle w:val="Compact"/>
              <w:jc w:val="left"/>
            </w:pPr>
            <w:r>
              <w:rPr>
                <w:sz w:val="19"/>
              </w:rPr>
              <w:t xml:space="preserve">The rank of a governing document: Layer 1 Master Policy, Layer 2 Domain Policy, Layer 3 Standard, Layer 4 Procedure or Specification</w:t>
            </w:r>
          </w:p>
        </w:tc>
      </w:tr>
      <w:tr>
        <w:trPr>
          <w:cantSplit/>
        </w:trPr>
        <w:tc>
          <w:tcPr/>
          <w:p>
            <w:pPr>
              <w:pStyle w:val="Compact"/>
              <w:jc w:val="left"/>
            </w:pPr>
            <w:r>
              <w:rPr>
                <w:sz w:val="19"/>
              </w:rPr>
              <w:t xml:space="preserve">Domain</w:t>
            </w:r>
          </w:p>
        </w:tc>
        <w:tc>
          <w:tcPr/>
          <w:p>
            <w:pPr>
              <w:pStyle w:val="Compact"/>
              <w:jc w:val="left"/>
            </w:pPr>
            <w:r>
              <w:rPr>
                <w:sz w:val="19"/>
              </w:rPr>
              <w:t xml:space="preserve">The area of organisational accountability a document belongs to. It decides the approval route</w:t>
            </w:r>
          </w:p>
        </w:tc>
      </w:tr>
      <w:tr>
        <w:trPr>
          <w:cantSplit/>
        </w:trPr>
        <w:tc>
          <w:tcPr/>
          <w:p>
            <w:pPr>
              <w:pStyle w:val="Compact"/>
              <w:jc w:val="left"/>
            </w:pPr>
            <w:r>
              <w:rPr>
                <w:sz w:val="19"/>
              </w:rPr>
              <w:t xml:space="preserve">Parent document</w:t>
            </w:r>
          </w:p>
        </w:tc>
        <w:tc>
          <w:tcPr/>
          <w:p>
            <w:pPr>
              <w:pStyle w:val="Compact"/>
              <w:jc w:val="left"/>
            </w:pPr>
            <w:r>
              <w:rPr>
                <w:sz w:val="19"/>
              </w:rPr>
              <w:t xml:space="preserve">The approved document in the layer above that authorises a document</w:t>
            </w:r>
          </w:p>
        </w:tc>
      </w:tr>
      <w:tr>
        <w:trPr>
          <w:cantSplit/>
        </w:trPr>
        <w:tc>
          <w:tcPr/>
          <w:p>
            <w:pPr>
              <w:pStyle w:val="Compact"/>
              <w:jc w:val="left"/>
            </w:pPr>
            <w:r>
              <w:rPr>
                <w:sz w:val="19"/>
              </w:rPr>
              <w:t xml:space="preserve">Document Owner</w:t>
            </w:r>
          </w:p>
        </w:tc>
        <w:tc>
          <w:tcPr/>
          <w:p>
            <w:pPr>
              <w:pStyle w:val="Compact"/>
              <w:jc w:val="left"/>
            </w:pPr>
            <w:r>
              <w:rPr>
                <w:sz w:val="19"/>
              </w:rPr>
              <w:t xml:space="preserve">The role accountable for drafting, keeping accurate and revising a document</w:t>
            </w:r>
          </w:p>
        </w:tc>
      </w:tr>
      <w:tr>
        <w:trPr>
          <w:cantSplit/>
        </w:trPr>
        <w:tc>
          <w:tcPr/>
          <w:p>
            <w:pPr>
              <w:pStyle w:val="Compact"/>
              <w:jc w:val="left"/>
            </w:pPr>
            <w:r>
              <w:rPr>
                <w:sz w:val="19"/>
              </w:rPr>
              <w:t xml:space="preserve">Control Owner</w:t>
            </w:r>
          </w:p>
        </w:tc>
        <w:tc>
          <w:tcPr/>
          <w:p>
            <w:pPr>
              <w:pStyle w:val="Compact"/>
              <w:jc w:val="left"/>
            </w:pPr>
            <w:r>
              <w:rPr>
                <w:sz w:val="19"/>
              </w:rPr>
              <w:t xml:space="preserve">The role accountable for operating a control, as recorded on its control record</w:t>
            </w:r>
          </w:p>
        </w:tc>
      </w:tr>
      <w:tr>
        <w:trPr>
          <w:cantSplit/>
        </w:trPr>
        <w:tc>
          <w:tcPr/>
          <w:p>
            <w:pPr>
              <w:pStyle w:val="Compact"/>
              <w:jc w:val="left"/>
            </w:pPr>
            <w:r>
              <w:rPr>
                <w:sz w:val="19"/>
              </w:rPr>
              <w:t xml:space="preserve">Custodian Role</w:t>
            </w:r>
          </w:p>
        </w:tc>
        <w:tc>
          <w:tcPr/>
          <w:p>
            <w:pPr>
              <w:pStyle w:val="Compact"/>
              <w:jc w:val="left"/>
            </w:pPr>
            <w:r>
              <w:rPr>
                <w:sz w:val="19"/>
              </w:rPr>
              <w:t xml:space="preserve">The role that holds and can retrieve a record in its context</w:t>
            </w:r>
          </w:p>
        </w:tc>
      </w:tr>
      <w:tr>
        <w:trPr>
          <w:cantSplit/>
        </w:trPr>
        <w:tc>
          <w:tcPr/>
          <w:p>
            <w:pPr>
              <w:pStyle w:val="Compact"/>
              <w:jc w:val="left"/>
            </w:pPr>
            <w:r>
              <w:rPr>
                <w:sz w:val="19"/>
              </w:rPr>
              <w:t xml:space="preserve">Approving authority</w:t>
            </w:r>
          </w:p>
        </w:tc>
        <w:tc>
          <w:tcPr/>
          <w:p>
            <w:pPr>
              <w:pStyle w:val="Compact"/>
              <w:jc w:val="left"/>
            </w:pPr>
            <w:r>
              <w:rPr>
                <w:sz w:val="19"/>
              </w:rPr>
              <w:t xml:space="preserve">The roles on a document's domain route who give First Pass and Final Approval</w:t>
            </w:r>
          </w:p>
        </w:tc>
      </w:tr>
      <w:tr>
        <w:trPr>
          <w:cantSplit/>
        </w:trPr>
        <w:tc>
          <w:tcPr/>
          <w:p>
            <w:pPr>
              <w:pStyle w:val="Compact"/>
              <w:jc w:val="left"/>
            </w:pPr>
            <w:r>
              <w:rPr>
                <w:sz w:val="19"/>
              </w:rPr>
              <w:t xml:space="preserve">Material change</w:t>
            </w:r>
          </w:p>
        </w:tc>
        <w:tc>
          <w:tcPr/>
          <w:p>
            <w:pPr>
              <w:pStyle w:val="Compact"/>
              <w:jc w:val="left"/>
            </w:pPr>
            <w:r>
              <w:rPr>
                <w:sz w:val="19"/>
              </w:rPr>
              <w:t xml:space="preserve">A change that alters what someone must do, a rule, control, responsibility, threshold, required field, hierarchy, owner, approval route or compliance or legal statement</w:t>
            </w:r>
          </w:p>
        </w:tc>
      </w:tr>
      <w:tr>
        <w:trPr>
          <w:cantSplit/>
        </w:trPr>
        <w:tc>
          <w:tcPr/>
          <w:p>
            <w:pPr>
              <w:pStyle w:val="Compact"/>
              <w:jc w:val="left"/>
            </w:pPr>
            <w:r>
              <w:rPr>
                <w:sz w:val="19"/>
              </w:rPr>
              <w:t xml:space="preserve">NDPA</w:t>
            </w:r>
          </w:p>
        </w:tc>
        <w:tc>
          <w:tcPr/>
          <w:p>
            <w:pPr>
              <w:pStyle w:val="Compact"/>
              <w:jc w:val="left"/>
            </w:pPr>
            <w:r>
              <w:rPr>
                <w:sz w:val="19"/>
              </w:rPr>
              <w:t xml:space="preserve">The Nigeria Data Protection Act, 2023</w:t>
            </w:r>
          </w:p>
        </w:tc>
      </w:tr>
      <w:tr>
        <w:trPr>
          <w:cantSplit/>
        </w:trPr>
        <w:tc>
          <w:tcPr/>
          <w:p>
            <w:pPr>
              <w:pStyle w:val="Compact"/>
              <w:jc w:val="left"/>
            </w:pPr>
            <w:r>
              <w:rPr>
                <w:sz w:val="19"/>
              </w:rPr>
              <w:t xml:space="preserve">NDPC</w:t>
            </w:r>
          </w:p>
        </w:tc>
        <w:tc>
          <w:tcPr/>
          <w:p>
            <w:pPr>
              <w:pStyle w:val="Compact"/>
              <w:jc w:val="left"/>
            </w:pPr>
            <w:r>
              <w:rPr>
                <w:sz w:val="19"/>
              </w:rPr>
              <w:t xml:space="preserve">The Nigeria Data Protection Commission</w:t>
            </w:r>
          </w:p>
        </w:tc>
      </w:tr>
    </w:tbl>
    <w:bookmarkEnd w:id="22"/>
    <w:bookmarkStart w:id="23" w:name="layers-and-document-types"/>
    <w:p>
      <w:pPr>
        <w:pStyle w:val="Heading2"/>
        <w:keepNext/>
        <w:pageBreakBefore w:val="0"/>
      </w:pPr>
      <w:r>
        <w:t xml:space="preserve">4.0 Layers and Document Types</w:t>
      </w:r>
    </w:p>
    <w:p>
      <w:pPr>
        <w:pStyle w:val="FirstParagraph"/>
      </w:pPr>
      <w:r>
        <w:t xml:space="preserve">4.1 A document's layer decides what it is and what it contains. It does not decide who approves it.</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cantSplit/>
          <w:tblHeader/>
        </w:trPr>
        <w:tc>
          <w:tcPr>
            <w:shd w:val="clear" w:fill="E7EAF0"/>
          </w:tcPr>
          <w:p>
            <w:pPr>
              <w:pStyle w:val="Compact"/>
              <w:jc w:val="left"/>
            </w:pPr>
            <w:r>
              <w:rPr>
                <w:b/>
                <w:sz w:val="19"/>
              </w:rPr>
              <w:t xml:space="preserve">Code</w:t>
            </w:r>
          </w:p>
        </w:tc>
        <w:tc>
          <w:tcPr>
            <w:shd w:val="clear" w:fill="E7EAF0"/>
          </w:tcPr>
          <w:p>
            <w:pPr>
              <w:pStyle w:val="Compact"/>
              <w:jc w:val="left"/>
            </w:pPr>
            <w:r>
              <w:rPr>
                <w:b/>
                <w:sz w:val="19"/>
              </w:rPr>
              <w:t xml:space="preserve">Type</w:t>
            </w:r>
          </w:p>
        </w:tc>
        <w:tc>
          <w:tcPr>
            <w:shd w:val="clear" w:fill="E7EAF0"/>
          </w:tcPr>
          <w:p>
            <w:pPr>
              <w:pStyle w:val="Compact"/>
              <w:jc w:val="left"/>
            </w:pPr>
            <w:r>
              <w:rPr>
                <w:b/>
                <w:sz w:val="19"/>
              </w:rPr>
              <w:t xml:space="preserve">What it contains</w:t>
            </w:r>
          </w:p>
        </w:tc>
        <w:tc>
          <w:tcPr>
            <w:shd w:val="clear" w:fill="E7EAF0"/>
          </w:tcPr>
          <w:p>
            <w:pPr>
              <w:pStyle w:val="Compact"/>
              <w:jc w:val="left"/>
            </w:pPr>
            <w:r>
              <w:rPr>
                <w:b/>
                <w:sz w:val="19"/>
              </w:rPr>
              <w:t xml:space="preserve">Layer or tier</w:t>
            </w:r>
          </w:p>
        </w:tc>
      </w:tr>
      <w:tr>
        <w:trPr>
          <w:cantSplit/>
        </w:trPr>
        <w:tc>
          <w:tcPr/>
          <w:p>
            <w:pPr>
              <w:pStyle w:val="Compact"/>
              <w:jc w:val="left"/>
            </w:pPr>
            <w:r>
              <w:rPr>
                <w:sz w:val="19"/>
              </w:rPr>
              <w:t xml:space="preserve">POL</w:t>
            </w:r>
          </w:p>
        </w:tc>
        <w:tc>
          <w:tcPr/>
          <w:p>
            <w:pPr>
              <w:pStyle w:val="Compact"/>
              <w:jc w:val="left"/>
            </w:pPr>
            <w:r>
              <w:rPr>
                <w:sz w:val="19"/>
              </w:rPr>
              <w:t xml:space="preserve">Policy</w:t>
            </w:r>
          </w:p>
        </w:tc>
        <w:tc>
          <w:tcPr/>
          <w:p>
            <w:pPr>
              <w:pStyle w:val="Compact"/>
              <w:jc w:val="left"/>
            </w:pPr>
            <w:r>
              <w:rPr>
                <w:sz w:val="19"/>
              </w:rPr>
              <w:t xml:space="preserve">Intent and commitments, and why. Master (company-wide) or Domain. Strategic and technology neutral. No tool names and no steps</w:t>
            </w:r>
          </w:p>
        </w:tc>
        <w:tc>
          <w:tcPr/>
          <w:p>
            <w:pPr>
              <w:pStyle w:val="Compact"/>
              <w:jc w:val="left"/>
            </w:pPr>
            <w:r>
              <w:rPr>
                <w:sz w:val="19"/>
              </w:rPr>
              <w:t xml:space="preserve">Layer 1 or 2</w:t>
            </w:r>
          </w:p>
        </w:tc>
      </w:tr>
      <w:tr>
        <w:trPr>
          <w:cantSplit/>
        </w:trPr>
        <w:tc>
          <w:tcPr/>
          <w:p>
            <w:pPr>
              <w:pStyle w:val="Compact"/>
              <w:jc w:val="left"/>
            </w:pPr>
            <w:r>
              <w:rPr>
                <w:sz w:val="19"/>
              </w:rPr>
              <w:t xml:space="preserve">STD</w:t>
            </w:r>
          </w:p>
        </w:tc>
        <w:tc>
          <w:tcPr/>
          <w:p>
            <w:pPr>
              <w:pStyle w:val="Compact"/>
              <w:jc w:val="left"/>
            </w:pPr>
            <w:r>
              <w:rPr>
                <w:sz w:val="19"/>
              </w:rPr>
              <w:t xml:space="preserve">Standard</w:t>
            </w:r>
          </w:p>
        </w:tc>
        <w:tc>
          <w:tcPr/>
          <w:p>
            <w:pPr>
              <w:pStyle w:val="Compact"/>
              <w:jc w:val="left"/>
            </w:pPr>
            <w:r>
              <w:rPr>
                <w:sz w:val="19"/>
              </w:rPr>
              <w:t xml:space="preserve">The auditable specification of what must be in place. Names measurable criteria and, where needed, tools. Uses MUST, SHOULD, MAY</w:t>
            </w:r>
          </w:p>
        </w:tc>
        <w:tc>
          <w:tcPr/>
          <w:p>
            <w:pPr>
              <w:pStyle w:val="Compact"/>
              <w:jc w:val="left"/>
            </w:pPr>
            <w:r>
              <w:rPr>
                <w:sz w:val="19"/>
              </w:rPr>
              <w:t xml:space="preserve">Layer 3</w:t>
            </w:r>
          </w:p>
        </w:tc>
      </w:tr>
      <w:tr>
        <w:trPr>
          <w:cantSplit/>
        </w:trPr>
        <w:tc>
          <w:tcPr/>
          <w:p>
            <w:pPr>
              <w:pStyle w:val="Compact"/>
              <w:jc w:val="left"/>
            </w:pPr>
            <w:r>
              <w:rPr>
                <w:sz w:val="19"/>
              </w:rPr>
              <w:t xml:space="preserve">PRO</w:t>
            </w:r>
          </w:p>
        </w:tc>
        <w:tc>
          <w:tcPr/>
          <w:p>
            <w:pPr>
              <w:pStyle w:val="Compact"/>
              <w:jc w:val="left"/>
            </w:pPr>
            <w:r>
              <w:rPr>
                <w:sz w:val="19"/>
              </w:rPr>
              <w:t xml:space="preserve">Procedure</w:t>
            </w:r>
          </w:p>
        </w:tc>
        <w:tc>
          <w:tcPr/>
          <w:p>
            <w:pPr>
              <w:pStyle w:val="Compact"/>
              <w:jc w:val="left"/>
            </w:pPr>
            <w:r>
              <w:rPr>
                <w:sz w:val="19"/>
              </w:rPr>
              <w:t xml:space="preserve">Ordered steps delivering a Standard or Policy, each naming the responsible role</w:t>
            </w:r>
          </w:p>
        </w:tc>
        <w:tc>
          <w:tcPr/>
          <w:p>
            <w:pPr>
              <w:pStyle w:val="Compact"/>
              <w:jc w:val="left"/>
            </w:pPr>
            <w:r>
              <w:rPr>
                <w:sz w:val="19"/>
              </w:rPr>
              <w:t xml:space="preserve">Layer 4</w:t>
            </w:r>
          </w:p>
        </w:tc>
      </w:tr>
      <w:tr>
        <w:trPr>
          <w:cantSplit/>
        </w:trPr>
        <w:tc>
          <w:tcPr/>
          <w:p>
            <w:pPr>
              <w:pStyle w:val="Compact"/>
              <w:jc w:val="left"/>
            </w:pPr>
            <w:r>
              <w:rPr>
                <w:sz w:val="19"/>
              </w:rPr>
              <w:t xml:space="preserve">SPEC</w:t>
            </w:r>
          </w:p>
        </w:tc>
        <w:tc>
          <w:tcPr/>
          <w:p>
            <w:pPr>
              <w:pStyle w:val="Compact"/>
              <w:jc w:val="left"/>
            </w:pPr>
            <w:r>
              <w:rPr>
                <w:sz w:val="19"/>
              </w:rPr>
              <w:t xml:space="preserve">Specification</w:t>
            </w:r>
          </w:p>
        </w:tc>
        <w:tc>
          <w:tcPr/>
          <w:p>
            <w:pPr>
              <w:pStyle w:val="Compact"/>
              <w:jc w:val="left"/>
            </w:pPr>
            <w:r>
              <w:rPr>
                <w:sz w:val="19"/>
              </w:rPr>
              <w:t xml:space="preserve">Technical build or runbook content for a product or system</w:t>
            </w:r>
          </w:p>
        </w:tc>
        <w:tc>
          <w:tcPr/>
          <w:p>
            <w:pPr>
              <w:pStyle w:val="Compact"/>
              <w:jc w:val="left"/>
            </w:pPr>
            <w:r>
              <w:rPr>
                <w:sz w:val="19"/>
              </w:rPr>
              <w:t xml:space="preserve">Layer 4</w:t>
            </w:r>
          </w:p>
        </w:tc>
      </w:tr>
      <w:tr>
        <w:trPr>
          <w:cantSplit/>
        </w:trPr>
        <w:tc>
          <w:tcPr/>
          <w:p>
            <w:pPr>
              <w:pStyle w:val="Compact"/>
              <w:jc w:val="left"/>
            </w:pPr>
            <w:r>
              <w:rPr>
                <w:sz w:val="19"/>
              </w:rPr>
              <w:t xml:space="preserve">MAN</w:t>
            </w:r>
          </w:p>
        </w:tc>
        <w:tc>
          <w:tcPr/>
          <w:p>
            <w:pPr>
              <w:pStyle w:val="Compact"/>
              <w:jc w:val="left"/>
            </w:pPr>
            <w:r>
              <w:rPr>
                <w:sz w:val="19"/>
              </w:rPr>
              <w:t xml:space="preserve">Manual</w:t>
            </w:r>
          </w:p>
        </w:tc>
        <w:tc>
          <w:tcPr/>
          <w:p>
            <w:pPr>
              <w:pStyle w:val="Compact"/>
              <w:jc w:val="left"/>
            </w:pPr>
            <w:r>
              <w:rPr>
                <w:sz w:val="19"/>
              </w:rPr>
              <w:t xml:space="preserve">Descriptive overview of the management system for certification and induction</w:t>
            </w:r>
          </w:p>
        </w:tc>
        <w:tc>
          <w:tcPr/>
          <w:p>
            <w:pPr>
              <w:pStyle w:val="Compact"/>
              <w:jc w:val="left"/>
            </w:pPr>
            <w:r>
              <w:rPr>
                <w:sz w:val="19"/>
              </w:rPr>
              <w:t xml:space="preserve">Companion to Layer 1</w:t>
            </w:r>
          </w:p>
        </w:tc>
      </w:tr>
      <w:tr>
        <w:trPr>
          <w:cantSplit/>
        </w:trPr>
        <w:tc>
          <w:tcPr/>
          <w:p>
            <w:pPr>
              <w:pStyle w:val="Compact"/>
              <w:jc w:val="left"/>
            </w:pPr>
            <w:r>
              <w:rPr>
                <w:sz w:val="19"/>
              </w:rPr>
              <w:t xml:space="preserve">GDL</w:t>
            </w:r>
          </w:p>
        </w:tc>
        <w:tc>
          <w:tcPr/>
          <w:p>
            <w:pPr>
              <w:pStyle w:val="Compact"/>
              <w:jc w:val="left"/>
            </w:pPr>
            <w:r>
              <w:rPr>
                <w:sz w:val="19"/>
              </w:rPr>
              <w:t xml:space="preserve">Guideline</w:t>
            </w:r>
          </w:p>
        </w:tc>
        <w:tc>
          <w:tcPr/>
          <w:p>
            <w:pPr>
              <w:pStyle w:val="Compact"/>
              <w:jc w:val="left"/>
            </w:pPr>
            <w:r>
              <w:rPr>
                <w:sz w:val="19"/>
              </w:rPr>
              <w:t xml:space="preserve">Recommended, non-mandatory good practice. Uses should and may</w:t>
            </w:r>
          </w:p>
        </w:tc>
        <w:tc>
          <w:tcPr/>
          <w:p>
            <w:pPr>
              <w:pStyle w:val="Compact"/>
              <w:jc w:val="left"/>
            </w:pPr>
            <w:r>
              <w:rPr>
                <w:sz w:val="19"/>
              </w:rPr>
              <w:t xml:space="preserve">Supporting</w:t>
            </w:r>
          </w:p>
        </w:tc>
      </w:tr>
      <w:tr>
        <w:trPr>
          <w:cantSplit/>
        </w:trPr>
        <w:tc>
          <w:tcPr/>
          <w:p>
            <w:pPr>
              <w:pStyle w:val="Compact"/>
              <w:jc w:val="left"/>
            </w:pPr>
            <w:r>
              <w:rPr>
                <w:sz w:val="19"/>
              </w:rPr>
              <w:t xml:space="preserve">PBK</w:t>
            </w:r>
          </w:p>
        </w:tc>
        <w:tc>
          <w:tcPr/>
          <w:p>
            <w:pPr>
              <w:pStyle w:val="Compact"/>
              <w:jc w:val="left"/>
            </w:pPr>
            <w:r>
              <w:rPr>
                <w:sz w:val="19"/>
              </w:rPr>
              <w:t xml:space="preserve">Playbook</w:t>
            </w:r>
          </w:p>
        </w:tc>
        <w:tc>
          <w:tcPr/>
          <w:p>
            <w:pPr>
              <w:pStyle w:val="Compact"/>
              <w:jc w:val="left"/>
            </w:pPr>
            <w:r>
              <w:rPr>
                <w:sz w:val="19"/>
              </w:rPr>
              <w:t xml:space="preserve">Scenario-based steps for handling one event end to end</w:t>
            </w:r>
          </w:p>
        </w:tc>
        <w:tc>
          <w:tcPr/>
          <w:p>
            <w:pPr>
              <w:pStyle w:val="Compact"/>
              <w:jc w:val="left"/>
            </w:pPr>
            <w:r>
              <w:rPr>
                <w:sz w:val="19"/>
              </w:rPr>
              <w:t xml:space="preserve">Supporting</w:t>
            </w:r>
          </w:p>
        </w:tc>
      </w:tr>
      <w:tr>
        <w:trPr>
          <w:cantSplit/>
        </w:trPr>
        <w:tc>
          <w:tcPr/>
          <w:p>
            <w:pPr>
              <w:pStyle w:val="Compact"/>
              <w:jc w:val="left"/>
            </w:pPr>
            <w:r>
              <w:rPr>
                <w:sz w:val="19"/>
              </w:rPr>
              <w:t xml:space="preserve">CHK</w:t>
            </w:r>
          </w:p>
        </w:tc>
        <w:tc>
          <w:tcPr/>
          <w:p>
            <w:pPr>
              <w:pStyle w:val="Compact"/>
              <w:jc w:val="left"/>
            </w:pPr>
            <w:r>
              <w:rPr>
                <w:sz w:val="19"/>
              </w:rPr>
              <w:t xml:space="preserve">Checklist</w:t>
            </w:r>
          </w:p>
        </w:tc>
        <w:tc>
          <w:tcPr/>
          <w:p>
            <w:pPr>
              <w:pStyle w:val="Compact"/>
              <w:jc w:val="left"/>
            </w:pPr>
            <w:r>
              <w:rPr>
                <w:sz w:val="19"/>
              </w:rPr>
              <w:t xml:space="preserve">Short verification or gate-check tool</w:t>
            </w:r>
          </w:p>
        </w:tc>
        <w:tc>
          <w:tcPr/>
          <w:p>
            <w:pPr>
              <w:pStyle w:val="Compact"/>
              <w:jc w:val="left"/>
            </w:pPr>
            <w:r>
              <w:rPr>
                <w:sz w:val="19"/>
              </w:rPr>
              <w:t xml:space="preserve">Supporting</w:t>
            </w:r>
          </w:p>
        </w:tc>
      </w:tr>
      <w:tr>
        <w:trPr>
          <w:cantSplit/>
        </w:trPr>
        <w:tc>
          <w:tcPr/>
          <w:p>
            <w:pPr>
              <w:pStyle w:val="Compact"/>
              <w:jc w:val="left"/>
            </w:pPr>
            <w:r>
              <w:rPr>
                <w:sz w:val="19"/>
              </w:rPr>
              <w:t xml:space="preserve">FM</w:t>
            </w:r>
          </w:p>
        </w:tc>
        <w:tc>
          <w:tcPr/>
          <w:p>
            <w:pPr>
              <w:pStyle w:val="Compact"/>
              <w:jc w:val="left"/>
            </w:pPr>
            <w:r>
              <w:rPr>
                <w:sz w:val="19"/>
              </w:rPr>
              <w:t xml:space="preserve">Form or Template</w:t>
            </w:r>
          </w:p>
        </w:tc>
        <w:tc>
          <w:tcPr/>
          <w:p>
            <w:pPr>
              <w:pStyle w:val="Compact"/>
              <w:jc w:val="left"/>
            </w:pPr>
            <w:r>
              <w:rPr>
                <w:sz w:val="19"/>
              </w:rPr>
              <w:t xml:space="preserve">Blank template that becomes a record once completed</w:t>
            </w:r>
          </w:p>
        </w:tc>
        <w:tc>
          <w:tcPr/>
          <w:p>
            <w:pPr>
              <w:pStyle w:val="Compact"/>
              <w:jc w:val="left"/>
            </w:pPr>
            <w:r>
              <w:rPr>
                <w:sz w:val="19"/>
              </w:rPr>
              <w:t xml:space="preserve">Supporting</w:t>
            </w:r>
          </w:p>
        </w:tc>
      </w:tr>
      <w:tr>
        <w:trPr>
          <w:cantSplit/>
        </w:trPr>
        <w:tc>
          <w:tcPr/>
          <w:p>
            <w:pPr>
              <w:pStyle w:val="Compact"/>
              <w:jc w:val="left"/>
            </w:pPr>
            <w:r>
              <w:rPr>
                <w:sz w:val="19"/>
              </w:rPr>
              <w:t xml:space="preserve">REG</w:t>
            </w:r>
          </w:p>
        </w:tc>
        <w:tc>
          <w:tcPr/>
          <w:p>
            <w:pPr>
              <w:pStyle w:val="Compact"/>
              <w:jc w:val="left"/>
            </w:pPr>
            <w:r>
              <w:rPr>
                <w:sz w:val="19"/>
              </w:rPr>
              <w:t xml:space="preserve">Register</w:t>
            </w:r>
          </w:p>
        </w:tc>
        <w:tc>
          <w:tcPr/>
          <w:p>
            <w:pPr>
              <w:pStyle w:val="Compact"/>
              <w:jc w:val="left"/>
            </w:pPr>
            <w:r>
              <w:rPr>
                <w:sz w:val="19"/>
              </w:rPr>
              <w:t xml:space="preserve">Controlled record holding entries of one kind</w:t>
            </w:r>
          </w:p>
        </w:tc>
        <w:tc>
          <w:tcPr/>
          <w:p>
            <w:pPr>
              <w:pStyle w:val="Compact"/>
              <w:jc w:val="left"/>
            </w:pPr>
            <w:r>
              <w:rPr>
                <w:sz w:val="19"/>
              </w:rPr>
              <w:t xml:space="preserve">Supporting</w:t>
            </w:r>
          </w:p>
        </w:tc>
      </w:tr>
    </w:tbl>
    <w:p>
      <w:pPr>
        <w:pStyle w:val="BodyText"/>
      </w:pPr>
      <w:r>
        <w:t xml:space="preserve">4.2 A document that is in substance an auditable specification is a Standard, whatever its historic title or code. A document titled Policy that contains steps or tool-specific rules is split or reclassified.</w:t>
      </w:r>
    </w:p>
    <w:bookmarkEnd w:id="23"/>
    <w:bookmarkStart w:id="45" w:name="cdi-controls"/>
    <w:p>
      <w:pPr>
        <w:pStyle w:val="Heading2"/>
        <w:keepNext/>
        <w:pageBreakBefore w:val="0"/>
      </w:pPr>
      <w:r>
        <w:t xml:space="preserve">5.0 CDI Controls</w:t>
      </w:r>
    </w:p>
    <w:p>
      <w:pPr>
        <w:pStyle w:val="FirstParagraph"/>
      </w:pPr>
      <w:r>
        <w:t xml:space="preserve">Each control below is the single defining statement. Criterion words: MUST mandatory, SHOULD recommended, MAY optional.</w:t>
      </w:r>
    </w:p>
    <w:bookmarkStart w:id="24" w:name="cdi-001-approved-parent-no-orphans"/>
    <w:p>
      <w:pPr>
        <w:pStyle w:val="Heading3"/>
        <w:keepNext/>
        <w:pageBreakBefore w:val="0"/>
      </w:pPr>
      <w:r>
        <w:t xml:space="preserve">CDI-001 Approved parent, no orphans</w:t>
      </w:r>
    </w:p>
    <w:p>
      <w:pPr>
        <w:numPr>
          <w:ilvl w:val="0"/>
          <w:numId w:val="1001"/>
        </w:numPr>
        <w:pStyle w:val="Compact"/>
      </w:pPr>
      <w:r>
        <w:t xml:space="preserve">Requirement: Every controlled document except the Master Policy and the Manual MUST link to an approved parent in the layer above, or to its Layer 2 Policy where no Layer 3 Standard is required. The Owner MUST confirm parent, layer and domain before drafting.</w:t>
      </w:r>
    </w:p>
    <w:p>
      <w:pPr>
        <w:numPr>
          <w:ilvl w:val="0"/>
          <w:numId w:val="1001"/>
        </w:numPr>
        <w:pStyle w:val="Compact"/>
      </w:pPr>
      <w:r>
        <w:t xml:space="preserve">Trigger: Creation, submission, reclassification.</w:t>
      </w:r>
    </w:p>
    <w:p>
      <w:pPr>
        <w:numPr>
          <w:ilvl w:val="0"/>
          <w:numId w:val="1001"/>
        </w:numPr>
        <w:pStyle w:val="Compact"/>
      </w:pPr>
      <w:r>
        <w:t xml:space="preserve">Accountable / Executing: Compliance Executive (QMS &amp; NDPA) / platform check V03.</w:t>
      </w:r>
    </w:p>
    <w:p>
      <w:pPr>
        <w:numPr>
          <w:ilvl w:val="0"/>
          <w:numId w:val="1001"/>
        </w:numPr>
        <w:pStyle w:val="Compact"/>
      </w:pPr>
      <w:r>
        <w:t xml:space="preserve">Evidence: REC-0623 Controlled Document Register; validation result REC-0635.</w:t>
      </w:r>
    </w:p>
    <w:p>
      <w:pPr>
        <w:numPr>
          <w:ilvl w:val="0"/>
          <w:numId w:val="1001"/>
        </w:numPr>
        <w:pStyle w:val="Compact"/>
      </w:pPr>
      <w:r>
        <w:t xml:space="preserve">Risk: A document is issued without authority because its parent is missing or unapproved, so controls conflict or go unowned.</w:t>
      </w:r>
    </w:p>
    <w:p>
      <w:pPr>
        <w:numPr>
          <w:ilvl w:val="0"/>
          <w:numId w:val="1001"/>
        </w:numPr>
        <w:pStyle w:val="Compact"/>
      </w:pPr>
      <w:r>
        <w:t xml:space="preserve">Failure route: Submission blocked (V03). An orphan found in the issued estate is raised as a nonconformity to the Compliance Executive (QMS &amp; NDPA).</w:t>
      </w:r>
    </w:p>
    <w:p>
      <w:pPr>
        <w:numPr>
          <w:ilvl w:val="0"/>
          <w:numId w:val="1001"/>
        </w:numPr>
        <w:pStyle w:val="Compact"/>
      </w:pPr>
      <w:r>
        <w:t xml:space="preserve">Exception route: None.</w:t>
      </w:r>
    </w:p>
    <w:p>
      <w:pPr>
        <w:numPr>
          <w:ilvl w:val="0"/>
          <w:numId w:val="1001"/>
        </w:numPr>
        <w:pStyle w:val="Compact"/>
      </w:pPr>
      <w:r>
        <w:t xml:space="preserve">Mapping: ISO 9001 7.5.2; ISO/IEC 27001 7.5.2, A.5.1.</w:t>
      </w:r>
    </w:p>
    <w:bookmarkEnd w:id="24"/>
    <w:bookmarkStart w:id="25" w:name="cdi-002-identity-code-and-version"/>
    <w:p>
      <w:pPr>
        <w:pStyle w:val="Heading3"/>
        <w:keepNext/>
        <w:pageBreakBefore w:val="0"/>
      </w:pPr>
      <w:r>
        <w:t xml:space="preserve">CDI-002 Identity, code and version</w:t>
      </w:r>
    </w:p>
    <w:p>
      <w:pPr>
        <w:numPr>
          <w:ilvl w:val="0"/>
          <w:numId w:val="1002"/>
        </w:numPr>
        <w:pStyle w:val="Compact"/>
      </w:pPr>
      <w:r>
        <w:t xml:space="preserve">Requirement: Every controlled document MUST carry a unique display code DRG-[Function]-[Type]-[Mnemonic] from current reference data, a version that increments only on issue, and a change summary stating what changed and why for each issued version. An annual review with no substantial change MUST keep the version and record "annual review, no change".</w:t>
      </w:r>
    </w:p>
    <w:p>
      <w:pPr>
        <w:numPr>
          <w:ilvl w:val="0"/>
          <w:numId w:val="1002"/>
        </w:numPr>
        <w:pStyle w:val="Compact"/>
      </w:pPr>
      <w:r>
        <w:t xml:space="preserve">Trigger: Creation, issue, revision, review.</w:t>
      </w:r>
    </w:p>
    <w:p>
      <w:pPr>
        <w:numPr>
          <w:ilvl w:val="0"/>
          <w:numId w:val="1002"/>
        </w:numPr>
        <w:pStyle w:val="Compact"/>
      </w:pPr>
      <w:r>
        <w:t xml:space="preserve">Accountable / Executing: Document Owner / platform checks V01, V02, V20.</w:t>
      </w:r>
    </w:p>
    <w:p>
      <w:pPr>
        <w:numPr>
          <w:ilvl w:val="0"/>
          <w:numId w:val="1002"/>
        </w:numPr>
        <w:pStyle w:val="Compact"/>
      </w:pPr>
      <w:r>
        <w:t xml:space="preserve">Evidence: REC-0623; REC-0624 Document Change Request.</w:t>
      </w:r>
    </w:p>
    <w:p>
      <w:pPr>
        <w:numPr>
          <w:ilvl w:val="0"/>
          <w:numId w:val="1002"/>
        </w:numPr>
        <w:pStyle w:val="Compact"/>
      </w:pPr>
      <w:r>
        <w:t xml:space="preserve">Risk: Staff use the wrong version or changes cannot be traced because identity or versioning is wrong or duplicated.</w:t>
      </w:r>
    </w:p>
    <w:p>
      <w:pPr>
        <w:numPr>
          <w:ilvl w:val="0"/>
          <w:numId w:val="1002"/>
        </w:numPr>
        <w:pStyle w:val="Compact"/>
      </w:pPr>
      <w:r>
        <w:t xml:space="preserve">Failure route: Submission blocked (V02, V20). A duplicate or untraceable version in use is raised as a nonconformity to the Document Owner.</w:t>
      </w:r>
    </w:p>
    <w:p>
      <w:pPr>
        <w:numPr>
          <w:ilvl w:val="0"/>
          <w:numId w:val="1002"/>
        </w:numPr>
        <w:pStyle w:val="Compact"/>
      </w:pPr>
      <w:r>
        <w:t xml:space="preserve">Exception route: None.</w:t>
      </w:r>
    </w:p>
    <w:p>
      <w:pPr>
        <w:numPr>
          <w:ilvl w:val="0"/>
          <w:numId w:val="1002"/>
        </w:numPr>
        <w:pStyle w:val="Compact"/>
      </w:pPr>
      <w:r>
        <w:t xml:space="preserve">Mapping: ISO 9001 7.5.2 a), 7.5.3.2 c); ISO/IEC 27001 7.5.2, 7.5.3.</w:t>
      </w:r>
    </w:p>
    <w:bookmarkEnd w:id="25"/>
    <w:bookmarkStart w:id="26" w:name="X75e1e25935249d86585b1a1983abb6726551d3d"/>
    <w:p>
      <w:pPr>
        <w:pStyle w:val="Heading3"/>
        <w:keepNext/>
        <w:pageBreakBefore w:val="0"/>
      </w:pPr>
      <w:r>
        <w:t xml:space="preserve">CDI-003 Register fields and mandatory content by layer</w:t>
      </w:r>
    </w:p>
    <w:p>
      <w:pPr>
        <w:numPr>
          <w:ilvl w:val="0"/>
          <w:numId w:val="1003"/>
        </w:numPr>
        <w:pStyle w:val="Compact"/>
      </w:pPr>
      <w:r>
        <w:t xml:space="preserve">Requirement: Every controlled document MUST carry the register fields in CDI Procedure Annex A, including a classification of at least Internal Use Only and a distribution of All Staff unless content warrants restriction, and MUST contain the content required for its layer in 5.1 below. A document missing a required element MUST NOT enter the register.</w:t>
      </w:r>
    </w:p>
    <w:p>
      <w:pPr>
        <w:numPr>
          <w:ilvl w:val="0"/>
          <w:numId w:val="1003"/>
        </w:numPr>
        <w:pStyle w:val="Compact"/>
      </w:pPr>
      <w:r>
        <w:t xml:space="preserve">Trigger: Each submission.</w:t>
      </w:r>
    </w:p>
    <w:p>
      <w:pPr>
        <w:numPr>
          <w:ilvl w:val="0"/>
          <w:numId w:val="1003"/>
        </w:numPr>
        <w:pStyle w:val="Compact"/>
      </w:pPr>
      <w:r>
        <w:t xml:space="preserve">Accountable / Executing: Document Owner / Compliance Executive (QMS &amp; NDPA).</w:t>
      </w:r>
    </w:p>
    <w:p>
      <w:pPr>
        <w:numPr>
          <w:ilvl w:val="0"/>
          <w:numId w:val="1003"/>
        </w:numPr>
        <w:pStyle w:val="Compact"/>
      </w:pPr>
      <w:r>
        <w:t xml:space="preserve">Evidence: REC-0625 Controlled Document Approval Record; REC-0623 register record.</w:t>
      </w:r>
    </w:p>
    <w:p>
      <w:pPr>
        <w:numPr>
          <w:ilvl w:val="0"/>
          <w:numId w:val="1003"/>
        </w:numPr>
        <w:pStyle w:val="Compact"/>
      </w:pPr>
      <w:r>
        <w:t xml:space="preserve">Risk: Controls cannot be extracted or audited because register fields or layer content are missing.</w:t>
      </w:r>
    </w:p>
    <w:p>
      <w:pPr>
        <w:numPr>
          <w:ilvl w:val="0"/>
          <w:numId w:val="1003"/>
        </w:numPr>
        <w:pStyle w:val="Compact"/>
      </w:pPr>
      <w:r>
        <w:t xml:space="preserve">Failure route: Submission blocked (V01; V15 flagged).</w:t>
      </w:r>
    </w:p>
    <w:p>
      <w:pPr>
        <w:numPr>
          <w:ilvl w:val="0"/>
          <w:numId w:val="1003"/>
        </w:numPr>
        <w:pStyle w:val="Compact"/>
      </w:pPr>
      <w:r>
        <w:t xml:space="preserve">Exception route: No exception to V01 fields. The Chief Compliance Officer MAY disposition a flagged V15 item before approval, with reason and expiry recorded on the register record.</w:t>
      </w:r>
    </w:p>
    <w:p>
      <w:pPr>
        <w:numPr>
          <w:ilvl w:val="0"/>
          <w:numId w:val="1003"/>
        </w:numPr>
        <w:pStyle w:val="Compact"/>
      </w:pPr>
      <w:r>
        <w:t xml:space="preserve">Mapping: ISO 9001 7.5.2; ISO/IEC 27001 7.5.2.</w:t>
      </w:r>
    </w:p>
    <w:p>
      <w:pPr>
        <w:pStyle w:val="FirstParagraph"/>
      </w:pPr>
      <w:r>
        <w:t xml:space="preserve">5.1 Mandatory content by layer. Each layer inherits the rows above it that apply.</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true"/>
          <w:cantSplit/>
          <w:tblHeader/>
        </w:trPr>
        <w:tc>
          <w:tcPr>
            <w:shd w:val="clear" w:fill="E7EAF0"/>
          </w:tcPr>
          <w:p>
            <w:pPr>
              <w:pStyle w:val="Compact"/>
              <w:jc w:val="left"/>
            </w:pPr>
            <w:r>
              <w:rPr>
                <w:b/>
                <w:sz w:val="19"/>
              </w:rPr>
              <w:t xml:space="preserve">Requirement</w:t>
            </w:r>
          </w:p>
        </w:tc>
        <w:tc>
          <w:tcPr>
            <w:shd w:val="clear" w:fill="E7EAF0"/>
          </w:tcPr>
          <w:p>
            <w:pPr>
              <w:pStyle w:val="Compact"/>
              <w:jc w:val="left"/>
            </w:pPr>
            <w:r>
              <w:rPr>
                <w:b/>
                <w:sz w:val="19"/>
              </w:rPr>
              <w:t xml:space="preserve">L1</w:t>
            </w:r>
          </w:p>
        </w:tc>
        <w:tc>
          <w:tcPr>
            <w:shd w:val="clear" w:fill="E7EAF0"/>
          </w:tcPr>
          <w:p>
            <w:pPr>
              <w:pStyle w:val="Compact"/>
              <w:jc w:val="left"/>
            </w:pPr>
            <w:r>
              <w:rPr>
                <w:b/>
                <w:sz w:val="19"/>
              </w:rPr>
              <w:t xml:space="preserve">L2</w:t>
            </w:r>
          </w:p>
        </w:tc>
        <w:tc>
          <w:tcPr>
            <w:shd w:val="clear" w:fill="E7EAF0"/>
          </w:tcPr>
          <w:p>
            <w:pPr>
              <w:pStyle w:val="Compact"/>
              <w:jc w:val="left"/>
            </w:pPr>
            <w:r>
              <w:rPr>
                <w:b/>
                <w:sz w:val="19"/>
              </w:rPr>
              <w:t xml:space="preserve">L3</w:t>
            </w:r>
          </w:p>
        </w:tc>
        <w:tc>
          <w:tcPr>
            <w:shd w:val="clear" w:fill="E7EAF0"/>
          </w:tcPr>
          <w:p>
            <w:pPr>
              <w:pStyle w:val="Compact"/>
              <w:jc w:val="left"/>
            </w:pPr>
            <w:r>
              <w:rPr>
                <w:b/>
                <w:sz w:val="19"/>
              </w:rPr>
              <w:t xml:space="preserve">L4</w:t>
            </w:r>
          </w:p>
        </w:tc>
      </w:tr>
      <w:tr>
        <w:trPr>
          <w:cantSplit/>
        </w:trPr>
        <w:tc>
          <w:tcPr/>
          <w:p>
            <w:pPr>
              <w:pStyle w:val="Compact"/>
              <w:jc w:val="left"/>
            </w:pPr>
            <w:r>
              <w:rPr>
                <w:sz w:val="19"/>
              </w:rPr>
              <w:t xml:space="preserve">Register fields complete, domain declared, standards mapped</w:t>
            </w:r>
          </w:p>
        </w:tc>
        <w:tc>
          <w:tcPr/>
          <w:p>
            <w:pPr>
              <w:pStyle w:val="Compact"/>
              <w:jc w:val="left"/>
            </w:pPr>
            <w:r>
              <w:rPr>
                <w:sz w:val="19"/>
              </w:rPr>
              <w:t xml:space="preserve">Yes</w:t>
            </w:r>
          </w:p>
        </w:tc>
        <w:tc>
          <w:tcPr/>
          <w:p>
            <w:pPr>
              <w:pStyle w:val="Compact"/>
              <w:jc w:val="left"/>
            </w:pPr>
            <w:r>
              <w:rPr>
                <w:sz w:val="19"/>
              </w:rPr>
              <w:t xml:space="preserve">Yes</w:t>
            </w:r>
          </w:p>
        </w:tc>
        <w:tc>
          <w:tcPr/>
          <w:p>
            <w:pPr>
              <w:pStyle w:val="Compact"/>
              <w:jc w:val="left"/>
            </w:pPr>
            <w:r>
              <w:rPr>
                <w:sz w:val="19"/>
              </w:rPr>
              <w:t xml:space="preserve">Yes</w:t>
            </w:r>
          </w:p>
        </w:tc>
        <w:tc>
          <w:tcPr/>
          <w:p>
            <w:pPr>
              <w:pStyle w:val="Compact"/>
              <w:jc w:val="left"/>
            </w:pPr>
            <w:r>
              <w:rPr>
                <w:sz w:val="19"/>
              </w:rPr>
              <w:t xml:space="preserve">Yes</w:t>
            </w:r>
          </w:p>
        </w:tc>
      </w:tr>
      <w:tr>
        <w:trPr>
          <w:cantSplit/>
        </w:trPr>
        <w:tc>
          <w:tcPr/>
          <w:p>
            <w:pPr>
              <w:pStyle w:val="Compact"/>
              <w:jc w:val="left"/>
            </w:pPr>
            <w:r>
              <w:rPr>
                <w:sz w:val="19"/>
              </w:rPr>
              <w:t xml:space="preserve">Parent named</w:t>
            </w:r>
          </w:p>
        </w:tc>
        <w:tc>
          <w:tcPr/>
          <w:p>
            <w:pPr>
              <w:pStyle w:val="Compact"/>
              <w:jc w:val="left"/>
            </w:pPr>
            <w:r>
              <w:rPr>
                <w:sz w:val="19"/>
              </w:rPr>
              <w:t xml:space="preserve">Apex</w:t>
            </w:r>
          </w:p>
        </w:tc>
        <w:tc>
          <w:tcPr/>
          <w:p>
            <w:pPr>
              <w:pStyle w:val="Compact"/>
              <w:jc w:val="left"/>
            </w:pPr>
            <w:r>
              <w:rPr>
                <w:sz w:val="19"/>
              </w:rPr>
              <w:t xml:space="preserve">Yes</w:t>
            </w:r>
          </w:p>
        </w:tc>
        <w:tc>
          <w:tcPr/>
          <w:p>
            <w:pPr>
              <w:pStyle w:val="Compact"/>
              <w:jc w:val="left"/>
            </w:pPr>
            <w:r>
              <w:rPr>
                <w:sz w:val="19"/>
              </w:rPr>
              <w:t xml:space="preserve">Yes</w:t>
            </w:r>
          </w:p>
        </w:tc>
        <w:tc>
          <w:tcPr/>
          <w:p>
            <w:pPr>
              <w:pStyle w:val="Compact"/>
              <w:jc w:val="left"/>
            </w:pPr>
            <w:r>
              <w:rPr>
                <w:sz w:val="19"/>
              </w:rPr>
              <w:t xml:space="preserve">Yes</w:t>
            </w:r>
          </w:p>
        </w:tc>
      </w:tr>
      <w:tr>
        <w:trPr>
          <w:cantSplit/>
        </w:trPr>
        <w:tc>
          <w:tcPr/>
          <w:p>
            <w:pPr>
              <w:pStyle w:val="Compact"/>
              <w:jc w:val="left"/>
            </w:pPr>
            <w:r>
              <w:rPr>
                <w:sz w:val="19"/>
              </w:rPr>
              <w:t xml:space="preserve">Classification per the Information Security classification control</w:t>
            </w:r>
          </w:p>
        </w:tc>
        <w:tc>
          <w:tcPr/>
          <w:p>
            <w:pPr>
              <w:pStyle w:val="Compact"/>
              <w:jc w:val="left"/>
            </w:pPr>
            <w:r>
              <w:rPr>
                <w:sz w:val="19"/>
              </w:rPr>
              <w:t xml:space="preserve">Yes</w:t>
            </w:r>
          </w:p>
        </w:tc>
        <w:tc>
          <w:tcPr/>
          <w:p>
            <w:pPr>
              <w:pStyle w:val="Compact"/>
              <w:jc w:val="left"/>
            </w:pPr>
            <w:r>
              <w:rPr>
                <w:sz w:val="19"/>
              </w:rPr>
              <w:t xml:space="preserve">Yes</w:t>
            </w:r>
          </w:p>
        </w:tc>
        <w:tc>
          <w:tcPr/>
          <w:p>
            <w:pPr>
              <w:pStyle w:val="Compact"/>
              <w:jc w:val="left"/>
            </w:pPr>
            <w:r>
              <w:rPr>
                <w:sz w:val="19"/>
              </w:rPr>
              <w:t xml:space="preserve">Yes</w:t>
            </w:r>
          </w:p>
        </w:tc>
        <w:tc>
          <w:tcPr/>
          <w:p>
            <w:pPr>
              <w:pStyle w:val="Compact"/>
              <w:jc w:val="left"/>
            </w:pPr>
            <w:r>
              <w:rPr>
                <w:sz w:val="19"/>
              </w:rPr>
              <w:t xml:space="preserve">Yes</w:t>
            </w:r>
          </w:p>
        </w:tc>
      </w:tr>
      <w:tr>
        <w:trPr>
          <w:cantSplit/>
        </w:trPr>
        <w:tc>
          <w:tcPr/>
          <w:p>
            <w:pPr>
              <w:pStyle w:val="Compact"/>
              <w:jc w:val="left"/>
            </w:pPr>
            <w:r>
              <w:rPr>
                <w:sz w:val="19"/>
              </w:rPr>
              <w:t xml:space="preserve">Domain risks described (what could happen, why, consequence)</w:t>
            </w:r>
          </w:p>
        </w:tc>
        <w:tc>
          <w:tcPr/>
          <w:p>
            <w:pPr>
              <w:pStyle w:val="Compact"/>
            </w:pPr>
          </w:p>
        </w:tc>
        <w:tc>
          <w:tcPr/>
          <w:p>
            <w:pPr>
              <w:pStyle w:val="Compact"/>
              <w:jc w:val="left"/>
            </w:pPr>
            <w:r>
              <w:rPr>
                <w:sz w:val="19"/>
              </w:rPr>
              <w:t xml:space="preserve">Yes</w:t>
            </w:r>
          </w:p>
        </w:tc>
        <w:tc>
          <w:tcPr/>
          <w:p>
            <w:pPr>
              <w:pStyle w:val="Compact"/>
            </w:pPr>
          </w:p>
        </w:tc>
        <w:tc>
          <w:tcPr/>
          <w:p>
            <w:pPr>
              <w:pStyle w:val="Compact"/>
            </w:pPr>
          </w:p>
        </w:tc>
      </w:tr>
      <w:tr>
        <w:trPr>
          <w:cantSplit/>
        </w:trPr>
        <w:tc>
          <w:tcPr/>
          <w:p>
            <w:pPr>
              <w:pStyle w:val="Compact"/>
              <w:jc w:val="left"/>
            </w:pPr>
            <w:r>
              <w:rPr>
                <w:sz w:val="19"/>
              </w:rPr>
              <w:t xml:space="preserve">Subordinate documents listed</w:t>
            </w:r>
          </w:p>
        </w:tc>
        <w:tc>
          <w:tcPr/>
          <w:p>
            <w:pPr>
              <w:pStyle w:val="Compact"/>
              <w:jc w:val="left"/>
            </w:pPr>
            <w:r>
              <w:rPr>
                <w:sz w:val="19"/>
              </w:rPr>
              <w:t xml:space="preserve">Yes</w:t>
            </w:r>
          </w:p>
        </w:tc>
        <w:tc>
          <w:tcPr/>
          <w:p>
            <w:pPr>
              <w:pStyle w:val="Compact"/>
              <w:jc w:val="left"/>
            </w:pPr>
            <w:r>
              <w:rPr>
                <w:sz w:val="19"/>
              </w:rPr>
              <w:t xml:space="preserve">Yes</w:t>
            </w:r>
          </w:p>
        </w:tc>
        <w:tc>
          <w:tcPr/>
          <w:p>
            <w:pPr>
              <w:pStyle w:val="Compact"/>
              <w:jc w:val="left"/>
            </w:pPr>
            <w:r>
              <w:rPr>
                <w:sz w:val="19"/>
              </w:rPr>
              <w:t xml:space="preserve">Yes</w:t>
            </w:r>
          </w:p>
        </w:tc>
        <w:tc>
          <w:tcPr/>
          <w:p>
            <w:pPr>
              <w:pStyle w:val="Compact"/>
            </w:pPr>
          </w:p>
        </w:tc>
      </w:tr>
      <w:tr>
        <w:trPr>
          <w:cantSplit/>
        </w:trPr>
        <w:tc>
          <w:tcPr/>
          <w:p>
            <w:pPr>
              <w:pStyle w:val="Compact"/>
              <w:jc w:val="left"/>
            </w:pPr>
            <w:r>
              <w:rPr>
                <w:sz w:val="19"/>
              </w:rPr>
              <w:t xml:space="preserve">Controls stated, each with a measurable MUST, SHOULD or MAY criterion and a risk statement</w:t>
            </w:r>
          </w:p>
        </w:tc>
        <w:tc>
          <w:tcPr/>
          <w:p>
            <w:pPr>
              <w:pStyle w:val="Compact"/>
            </w:pPr>
          </w:p>
        </w:tc>
        <w:tc>
          <w:tcPr/>
          <w:p>
            <w:pPr>
              <w:pStyle w:val="Compact"/>
            </w:pPr>
          </w:p>
        </w:tc>
        <w:tc>
          <w:tcPr/>
          <w:p>
            <w:pPr>
              <w:pStyle w:val="Compact"/>
              <w:jc w:val="left"/>
            </w:pPr>
            <w:r>
              <w:rPr>
                <w:sz w:val="19"/>
              </w:rPr>
              <w:t xml:space="preserve">Yes</w:t>
            </w:r>
          </w:p>
        </w:tc>
        <w:tc>
          <w:tcPr/>
          <w:p>
            <w:pPr>
              <w:pStyle w:val="Compact"/>
              <w:jc w:val="left"/>
            </w:pPr>
            <w:r>
              <w:rPr>
                <w:sz w:val="19"/>
              </w:rPr>
              <w:t xml:space="preserve">Where Layer 4 is the defining document</w:t>
            </w:r>
          </w:p>
        </w:tc>
      </w:tr>
      <w:tr>
        <w:trPr>
          <w:cantSplit/>
        </w:trPr>
        <w:tc>
          <w:tcPr/>
          <w:p>
            <w:pPr>
              <w:pStyle w:val="Compact"/>
              <w:jc w:val="left"/>
            </w:pPr>
            <w:r>
              <w:rPr>
                <w:sz w:val="19"/>
              </w:rPr>
              <w:t xml:space="preserve">Evidence named for each control by Record Name and Record ID, or declared evidence at source</w:t>
            </w:r>
          </w:p>
        </w:tc>
        <w:tc>
          <w:tcPr/>
          <w:p>
            <w:pPr>
              <w:pStyle w:val="Compact"/>
            </w:pPr>
          </w:p>
        </w:tc>
        <w:tc>
          <w:tcPr/>
          <w:p>
            <w:pPr>
              <w:pStyle w:val="Compact"/>
            </w:pPr>
          </w:p>
        </w:tc>
        <w:tc>
          <w:tcPr/>
          <w:p>
            <w:pPr>
              <w:pStyle w:val="Compact"/>
              <w:jc w:val="left"/>
            </w:pPr>
            <w:r>
              <w:rPr>
                <w:sz w:val="19"/>
              </w:rPr>
              <w:t xml:space="preserve">Yes</w:t>
            </w:r>
          </w:p>
        </w:tc>
        <w:tc>
          <w:tcPr/>
          <w:p>
            <w:pPr>
              <w:pStyle w:val="Compact"/>
              <w:jc w:val="left"/>
            </w:pPr>
            <w:r>
              <w:rPr>
                <w:sz w:val="19"/>
              </w:rPr>
              <w:t xml:space="preserve">Yes</w:t>
            </w:r>
          </w:p>
        </w:tc>
      </w:tr>
      <w:tr>
        <w:trPr>
          <w:cantSplit/>
        </w:trPr>
        <w:tc>
          <w:tcPr/>
          <w:p>
            <w:pPr>
              <w:pStyle w:val="Compact"/>
              <w:jc w:val="left"/>
            </w:pPr>
            <w:r>
              <w:rPr>
                <w:sz w:val="19"/>
              </w:rPr>
              <w:t xml:space="preserve">Unscheduled review triggers stated</w:t>
            </w:r>
          </w:p>
        </w:tc>
        <w:tc>
          <w:tcPr/>
          <w:p>
            <w:pPr>
              <w:pStyle w:val="Compact"/>
            </w:pPr>
          </w:p>
        </w:tc>
        <w:tc>
          <w:tcPr/>
          <w:p>
            <w:pPr>
              <w:pStyle w:val="Compact"/>
              <w:jc w:val="left"/>
            </w:pPr>
            <w:r>
              <w:rPr>
                <w:sz w:val="19"/>
              </w:rPr>
              <w:t xml:space="preserve">Yes</w:t>
            </w:r>
          </w:p>
        </w:tc>
        <w:tc>
          <w:tcPr/>
          <w:p>
            <w:pPr>
              <w:pStyle w:val="Compact"/>
              <w:jc w:val="left"/>
            </w:pPr>
            <w:r>
              <w:rPr>
                <w:sz w:val="19"/>
              </w:rPr>
              <w:t xml:space="preserve">Yes</w:t>
            </w:r>
          </w:p>
        </w:tc>
        <w:tc>
          <w:tcPr/>
          <w:p>
            <w:pPr>
              <w:pStyle w:val="Compact"/>
            </w:pPr>
          </w:p>
        </w:tc>
      </w:tr>
      <w:tr>
        <w:trPr>
          <w:cantSplit/>
        </w:trPr>
        <w:tc>
          <w:tcPr/>
          <w:p>
            <w:pPr>
              <w:pStyle w:val="Compact"/>
              <w:jc w:val="left"/>
            </w:pPr>
            <w:r>
              <w:rPr>
                <w:sz w:val="19"/>
              </w:rPr>
              <w:t xml:space="preserve">Process owner named</w:t>
            </w:r>
          </w:p>
        </w:tc>
        <w:tc>
          <w:tcPr/>
          <w:p>
            <w:pPr>
              <w:pStyle w:val="Compact"/>
            </w:pPr>
          </w:p>
        </w:tc>
        <w:tc>
          <w:tcPr/>
          <w:p>
            <w:pPr>
              <w:pStyle w:val="Compact"/>
              <w:jc w:val="left"/>
            </w:pPr>
            <w:r>
              <w:rPr>
                <w:sz w:val="19"/>
              </w:rPr>
              <w:t xml:space="preserve">Yes</w:t>
            </w:r>
          </w:p>
        </w:tc>
        <w:tc>
          <w:tcPr/>
          <w:p>
            <w:pPr>
              <w:pStyle w:val="Compact"/>
              <w:jc w:val="left"/>
            </w:pPr>
            <w:r>
              <w:rPr>
                <w:sz w:val="19"/>
              </w:rPr>
              <w:t xml:space="preserve">Yes</w:t>
            </w:r>
          </w:p>
        </w:tc>
        <w:tc>
          <w:tcPr/>
          <w:p>
            <w:pPr>
              <w:pStyle w:val="Compact"/>
              <w:jc w:val="left"/>
            </w:pPr>
            <w:r>
              <w:rPr>
                <w:sz w:val="19"/>
              </w:rPr>
              <w:t xml:space="preserve">Yes</w:t>
            </w:r>
          </w:p>
        </w:tc>
      </w:tr>
      <w:tr>
        <w:trPr>
          <w:cantSplit/>
        </w:trPr>
        <w:tc>
          <w:tcPr/>
          <w:p>
            <w:pPr>
              <w:pStyle w:val="Compact"/>
              <w:jc w:val="left"/>
            </w:pPr>
            <w:r>
              <w:rPr>
                <w:sz w:val="19"/>
              </w:rPr>
              <w:t xml:space="preserve">Responsible role for every step, both roles named at any handoff</w:t>
            </w:r>
          </w:p>
        </w:tc>
        <w:tc>
          <w:tcPr/>
          <w:p>
            <w:pPr>
              <w:pStyle w:val="Compact"/>
            </w:pPr>
          </w:p>
        </w:tc>
        <w:tc>
          <w:tcPr/>
          <w:p>
            <w:pPr>
              <w:pStyle w:val="Compact"/>
            </w:pPr>
          </w:p>
        </w:tc>
        <w:tc>
          <w:tcPr/>
          <w:p>
            <w:pPr>
              <w:pStyle w:val="Compact"/>
            </w:pPr>
          </w:p>
        </w:tc>
        <w:tc>
          <w:tcPr/>
          <w:p>
            <w:pPr>
              <w:pStyle w:val="Compact"/>
              <w:jc w:val="left"/>
            </w:pPr>
            <w:r>
              <w:rPr>
                <w:sz w:val="19"/>
              </w:rPr>
              <w:t xml:space="preserve">Yes</w:t>
            </w:r>
          </w:p>
        </w:tc>
      </w:tr>
      <w:tr>
        <w:trPr>
          <w:cantSplit/>
        </w:trPr>
        <w:tc>
          <w:tcPr/>
          <w:p>
            <w:pPr>
              <w:pStyle w:val="Compact"/>
              <w:jc w:val="left"/>
            </w:pPr>
            <w:r>
              <w:rPr>
                <w:sz w:val="19"/>
              </w:rPr>
              <w:t xml:space="preserve">Monitoring declared: method, frequency, responsible role</w:t>
            </w:r>
          </w:p>
        </w:tc>
        <w:tc>
          <w:tcPr/>
          <w:p>
            <w:pPr>
              <w:pStyle w:val="Compact"/>
            </w:pPr>
          </w:p>
        </w:tc>
        <w:tc>
          <w:tcPr/>
          <w:p>
            <w:pPr>
              <w:pStyle w:val="Compact"/>
            </w:pPr>
          </w:p>
        </w:tc>
        <w:tc>
          <w:tcPr/>
          <w:p>
            <w:pPr>
              <w:pStyle w:val="Compact"/>
              <w:jc w:val="left"/>
            </w:pPr>
            <w:r>
              <w:rPr>
                <w:sz w:val="19"/>
              </w:rPr>
              <w:t xml:space="preserve">Where monitored</w:t>
            </w:r>
          </w:p>
        </w:tc>
        <w:tc>
          <w:tcPr/>
          <w:p>
            <w:pPr>
              <w:pStyle w:val="Compact"/>
              <w:jc w:val="left"/>
            </w:pPr>
            <w:r>
              <w:rPr>
                <w:sz w:val="19"/>
              </w:rPr>
              <w:t xml:space="preserve">Yes</w:t>
            </w:r>
          </w:p>
        </w:tc>
      </w:tr>
    </w:tbl>
    <w:bookmarkEnd w:id="26"/>
    <w:bookmarkStart w:id="27" w:name="cdi-004-one-control-one-control-id"/>
    <w:p>
      <w:pPr>
        <w:pStyle w:val="Heading3"/>
        <w:keepNext/>
        <w:pageBreakBefore w:val="0"/>
      </w:pPr>
      <w:r>
        <w:t xml:space="preserve">CDI-004 One control, one Control ID</w:t>
      </w:r>
    </w:p>
    <w:p>
      <w:pPr>
        <w:numPr>
          <w:ilvl w:val="0"/>
          <w:numId w:val="1004"/>
        </w:numPr>
        <w:pStyle w:val="Compact"/>
      </w:pPr>
      <w:r>
        <w:t xml:space="preserve">Requirement: Each auditable control MUST have one Control ID and one authoritative statement in its defining document. An implementing document MUST reference the same Control ID and MUST NOT change its requirement, role, evidence or trigger. A needed change MUST be made in the defining document first or at the same time.</w:t>
      </w:r>
    </w:p>
    <w:p>
      <w:pPr>
        <w:numPr>
          <w:ilvl w:val="0"/>
          <w:numId w:val="1004"/>
        </w:numPr>
        <w:pStyle w:val="Compact"/>
      </w:pPr>
      <w:r>
        <w:t xml:space="preserve">Trigger: Each new or changed control.</w:t>
      </w:r>
    </w:p>
    <w:p>
      <w:pPr>
        <w:numPr>
          <w:ilvl w:val="0"/>
          <w:numId w:val="1004"/>
        </w:numPr>
        <w:pStyle w:val="Compact"/>
      </w:pPr>
      <w:r>
        <w:t xml:space="preserve">Accountable / Executing: Control Owner / platform check V11.</w:t>
      </w:r>
    </w:p>
    <w:p>
      <w:pPr>
        <w:numPr>
          <w:ilvl w:val="0"/>
          <w:numId w:val="1004"/>
        </w:numPr>
        <w:pStyle w:val="Compact"/>
      </w:pPr>
      <w:r>
        <w:t xml:space="preserve">Evidence: Control Register record (evidence at source, GRC platform); REC-0623.</w:t>
      </w:r>
    </w:p>
    <w:p>
      <w:pPr>
        <w:numPr>
          <w:ilvl w:val="0"/>
          <w:numId w:val="1004"/>
        </w:numPr>
        <w:pStyle w:val="Compact"/>
      </w:pPr>
      <w:r>
        <w:t xml:space="preserve">Risk: Conflicting requirements and false compliance arise because controls are duplicated or altered in lower layers.</w:t>
      </w:r>
    </w:p>
    <w:p>
      <w:pPr>
        <w:numPr>
          <w:ilvl w:val="0"/>
          <w:numId w:val="1004"/>
        </w:numPr>
        <w:pStyle w:val="Compact"/>
      </w:pPr>
      <w:r>
        <w:t xml:space="preserve">Failure route: Submission blocked (V11). A conflicting control in use is raised as a nonconformity to the Control Owner.</w:t>
      </w:r>
    </w:p>
    <w:p>
      <w:pPr>
        <w:numPr>
          <w:ilvl w:val="0"/>
          <w:numId w:val="1004"/>
        </w:numPr>
        <w:pStyle w:val="Compact"/>
      </w:pPr>
      <w:r>
        <w:t xml:space="preserve">Exception route: None.</w:t>
      </w:r>
    </w:p>
    <w:p>
      <w:pPr>
        <w:numPr>
          <w:ilvl w:val="0"/>
          <w:numId w:val="1004"/>
        </w:numPr>
        <w:pStyle w:val="Compact"/>
      </w:pPr>
      <w:r>
        <w:t xml:space="preserve">Mapping: ISO 9001 7.5.2; ISO/IEC 27001 7.5.2, A.5.37.</w:t>
      </w:r>
    </w:p>
    <w:bookmarkEnd w:id="27"/>
    <w:bookmarkStart w:id="28" w:name="cdi-005-evidence-named-for-every-control"/>
    <w:p>
      <w:pPr>
        <w:pStyle w:val="Heading3"/>
        <w:keepNext/>
        <w:pageBreakBefore w:val="0"/>
      </w:pPr>
      <w:r>
        <w:t xml:space="preserve">CDI-005 Evidence named for every control</w:t>
      </w:r>
    </w:p>
    <w:p>
      <w:pPr>
        <w:numPr>
          <w:ilvl w:val="0"/>
          <w:numId w:val="1005"/>
        </w:numPr>
        <w:pStyle w:val="Compact"/>
      </w:pPr>
      <w:r>
        <w:t xml:space="preserve">Requirement: Each auditable control MUST name its evidence by an approved Record Name and Record ID, or by declared evidence at source with its source system, owner and retrieval route. A control that runs in an application, workflow, script, integration or agent MUST declare the evidence output it produces and where it is retrieved. A process that runs but cannot be evidenced is not controlled.</w:t>
      </w:r>
    </w:p>
    <w:p>
      <w:pPr>
        <w:numPr>
          <w:ilvl w:val="0"/>
          <w:numId w:val="1005"/>
        </w:numPr>
        <w:pStyle w:val="Compact"/>
      </w:pPr>
      <w:r>
        <w:t xml:space="preserve">Trigger: Control design and change.</w:t>
      </w:r>
    </w:p>
    <w:p>
      <w:pPr>
        <w:numPr>
          <w:ilvl w:val="0"/>
          <w:numId w:val="1005"/>
        </w:numPr>
        <w:pStyle w:val="Compact"/>
      </w:pPr>
      <w:r>
        <w:t xml:space="preserve">Accountable / Executing: Control Owner / platform checks V09, V17.</w:t>
      </w:r>
    </w:p>
    <w:p>
      <w:pPr>
        <w:numPr>
          <w:ilvl w:val="0"/>
          <w:numId w:val="1005"/>
        </w:numPr>
        <w:pStyle w:val="Compact"/>
      </w:pPr>
      <w:r>
        <w:t xml:space="preserve">Evidence: REC-0632 Enterprise Records Catalogue; control record.</w:t>
      </w:r>
    </w:p>
    <w:p>
      <w:pPr>
        <w:numPr>
          <w:ilvl w:val="0"/>
          <w:numId w:val="1005"/>
        </w:numPr>
        <w:pStyle w:val="Compact"/>
      </w:pPr>
      <w:r>
        <w:t xml:space="preserve">Risk: A control failure could remain undetected because its evidence has no identifiable source or retrieval route, resulting in unreliable assurance and delayed correction of service or information protection failures.</w:t>
      </w:r>
    </w:p>
    <w:p>
      <w:pPr>
        <w:numPr>
          <w:ilvl w:val="0"/>
          <w:numId w:val="1005"/>
        </w:numPr>
        <w:pStyle w:val="Compact"/>
      </w:pPr>
      <w:r>
        <w:t xml:space="preserve">Failure route: Submission blocked (V09, V17).</w:t>
      </w:r>
    </w:p>
    <w:p>
      <w:pPr>
        <w:numPr>
          <w:ilvl w:val="0"/>
          <w:numId w:val="1005"/>
        </w:numPr>
        <w:pStyle w:val="Compact"/>
      </w:pPr>
      <w:r>
        <w:t xml:space="preserve">Exception route: Approval MAY proceed where the only open V09 item is a logged Record admission request that is within its decision time under IRG-023. No other exception.</w:t>
      </w:r>
    </w:p>
    <w:p>
      <w:pPr>
        <w:numPr>
          <w:ilvl w:val="0"/>
          <w:numId w:val="1005"/>
        </w:numPr>
        <w:pStyle w:val="Compact"/>
      </w:pPr>
      <w:r>
        <w:t xml:space="preserve">Mapping: ISO 9001 7.5.1 b); ISO/IEC 27001 7.5.1 b), A.5.33.</w:t>
      </w:r>
    </w:p>
    <w:bookmarkEnd w:id="28"/>
    <w:bookmarkStart w:id="29" w:name="cdi-006-plain-extractable-writing"/>
    <w:p>
      <w:pPr>
        <w:pStyle w:val="Heading3"/>
        <w:keepNext/>
        <w:pageBreakBefore w:val="0"/>
      </w:pPr>
      <w:r>
        <w:t xml:space="preserve">CDI-006 Plain, extractable writing</w:t>
      </w:r>
    </w:p>
    <w:p>
      <w:pPr>
        <w:numPr>
          <w:ilvl w:val="0"/>
          <w:numId w:val="1006"/>
        </w:numPr>
        <w:pStyle w:val="Compact"/>
      </w:pPr>
      <w:r>
        <w:t xml:space="preserve">Requirement: Controlled documents MUST use plain direct language in the active voice, define every abbreviation at first use, use normative words correctly, name roles by controlled title, state one control per statement, replace vague qualifiers with a trigger, frequency, threshold or time limit, write steps as numbered actions with a named role, and carry no programme commentary, predecessor citation, pending list, drafting note or individual's name.</w:t>
      </w:r>
    </w:p>
    <w:p>
      <w:pPr>
        <w:numPr>
          <w:ilvl w:val="0"/>
          <w:numId w:val="1006"/>
        </w:numPr>
        <w:pStyle w:val="Compact"/>
      </w:pPr>
      <w:r>
        <w:t xml:space="preserve">Trigger: Each draft and revision.</w:t>
      </w:r>
    </w:p>
    <w:p>
      <w:pPr>
        <w:numPr>
          <w:ilvl w:val="0"/>
          <w:numId w:val="1006"/>
        </w:numPr>
        <w:pStyle w:val="Compact"/>
      </w:pPr>
      <w:r>
        <w:t xml:space="preserve">Accountable / Executing: Document Owner / platform checks V12 to V16.</w:t>
      </w:r>
    </w:p>
    <w:p>
      <w:pPr>
        <w:numPr>
          <w:ilvl w:val="0"/>
          <w:numId w:val="1006"/>
        </w:numPr>
        <w:pStyle w:val="Compact"/>
      </w:pPr>
      <w:r>
        <w:t xml:space="preserve">Evidence: REC-0625; validation result REC-0635.</w:t>
      </w:r>
    </w:p>
    <w:p>
      <w:pPr>
        <w:numPr>
          <w:ilvl w:val="0"/>
          <w:numId w:val="1006"/>
        </w:numPr>
        <w:pStyle w:val="Compact"/>
      </w:pPr>
      <w:r>
        <w:t xml:space="preserve">Risk: People and the platform misread vague text, so controls are not operated.</w:t>
      </w:r>
    </w:p>
    <w:p>
      <w:pPr>
        <w:numPr>
          <w:ilvl w:val="0"/>
          <w:numId w:val="1006"/>
        </w:numPr>
        <w:pStyle w:val="Compact"/>
      </w:pPr>
      <w:r>
        <w:t xml:space="preserve">Failure route: Blocking items stop submission (V13, V16); flagged items go to the Compliance Executive (QMS &amp; NDPA) (V12, V15).</w:t>
      </w:r>
    </w:p>
    <w:p>
      <w:pPr>
        <w:numPr>
          <w:ilvl w:val="0"/>
          <w:numId w:val="1006"/>
        </w:numPr>
        <w:pStyle w:val="Compact"/>
      </w:pPr>
      <w:r>
        <w:t xml:space="preserve">Exception route: Compliance Executive (QMS &amp; NDPA) decision on a flagged item, recorded against the document.</w:t>
      </w:r>
    </w:p>
    <w:p>
      <w:pPr>
        <w:numPr>
          <w:ilvl w:val="0"/>
          <w:numId w:val="1006"/>
        </w:numPr>
        <w:pStyle w:val="Compact"/>
      </w:pPr>
      <w:r>
        <w:t xml:space="preserve">Mapping: ISO 9001 7.5.2 b); ISO/IEC 27001 7.5.2.</w:t>
      </w:r>
    </w:p>
    <w:bookmarkEnd w:id="29"/>
    <w:bookmarkStart w:id="30" w:name="X5d3ba541a3bd50561e062c1a10db925a6d9d35e"/>
    <w:p>
      <w:pPr>
        <w:pStyle w:val="Heading3"/>
        <w:keepNext/>
        <w:pageBreakBefore w:val="0"/>
      </w:pPr>
      <w:r>
        <w:t xml:space="preserve">CDI-007 No local record rules in documents</w:t>
      </w:r>
    </w:p>
    <w:p>
      <w:pPr>
        <w:numPr>
          <w:ilvl w:val="0"/>
          <w:numId w:val="1007"/>
        </w:numPr>
        <w:pStyle w:val="Compact"/>
      </w:pPr>
      <w:r>
        <w:t xml:space="preserve">Requirement: Evidence MUST map to an authorised Record Type. Documents MUST NOT create or redefine a Record Type, and MUST NOT state a retention period, trigger, custodian, location, archive rule or destruction rule for a governed Record Name. These are held on the Record Name in the Enterprise Records Catalogue.</w:t>
      </w:r>
      <w:r>
        <w:t xml:space="preserve"> No document states a retention period. Periods are held in the Records Retention Rule Schedule.</w:t>
      </w:r>
    </w:p>
    <w:p>
      <w:pPr>
        <w:numPr>
          <w:ilvl w:val="0"/>
          <w:numId w:val="1007"/>
        </w:numPr>
        <w:pStyle w:val="Compact"/>
      </w:pPr>
      <w:r>
        <w:t xml:space="preserve">Trigger: When evidence is defined or changed.</w:t>
      </w:r>
    </w:p>
    <w:p>
      <w:pPr>
        <w:numPr>
          <w:ilvl w:val="0"/>
          <w:numId w:val="1007"/>
        </w:numPr>
        <w:pStyle w:val="Compact"/>
      </w:pPr>
      <w:r>
        <w:t xml:space="preserve">Accountable / Executing: Control Owner / Compliance Executive (QMS &amp; NDPA), platform check V18.</w:t>
      </w:r>
    </w:p>
    <w:p>
      <w:pPr>
        <w:numPr>
          <w:ilvl w:val="0"/>
          <w:numId w:val="1007"/>
        </w:numPr>
        <w:pStyle w:val="Compact"/>
      </w:pPr>
      <w:r>
        <w:t xml:space="preserve">Evidence: REC-0629 Records Governance Decision Record; REC-0631 Enterprise Record Type Taxonomy; REC-0632.</w:t>
      </w:r>
    </w:p>
    <w:p>
      <w:pPr>
        <w:numPr>
          <w:ilvl w:val="0"/>
          <w:numId w:val="1007"/>
        </w:numPr>
        <w:pStyle w:val="Compact"/>
      </w:pPr>
      <w:r>
        <w:t>Control bindings: Premature destruction is governed by IRG-005, IRG-006 and IRG-015. Excess retention and disposition are governed by IRG-005, IRG-006 and IRG-012, with the clock and disposition criteria in CDI Procedure 9.6 and 9.7. These bindings use the existing central Records authority.</w:t>
      </w:r>
    </w:p>
    <w:p>
      <w:pPr>
        <w:numPr>
          <w:ilvl w:val="0"/>
          <w:numId w:val="1007"/>
        </w:numPr>
        <w:pStyle w:val="Compact"/>
      </w:pPr>
      <w:r>
        <w:t>Risk: A governed record could be managed under an unauthorised local rule because documents bypass central Records authority, resulting in loss of required evidence or continued holding of personal data beyond its authorised period.</w:t>
      </w:r>
    </w:p>
    <w:p>
      <w:pPr>
        <w:numPr>
          <w:ilvl w:val="0"/>
          <w:numId w:val="1007"/>
        </w:numPr>
        <w:pStyle w:val="Compact"/>
      </w:pPr>
      <w:r>
        <w:t xml:space="preserve">Failure route: Submission blocked (V18). A local record rule in use is raised as a nonconformity to the Compliance Executive (QMS &amp; NDPA).</w:t>
      </w:r>
    </w:p>
    <w:p>
      <w:pPr>
        <w:numPr>
          <w:ilvl w:val="0"/>
          <w:numId w:val="1007"/>
        </w:numPr>
        <w:pStyle w:val="Compact"/>
      </w:pPr>
      <w:r>
        <w:t xml:space="preserve">Exception route: None.</w:t>
      </w:r>
    </w:p>
    <w:p>
      <w:pPr>
        <w:numPr>
          <w:ilvl w:val="0"/>
          <w:numId w:val="1007"/>
        </w:numPr>
        <w:pStyle w:val="Compact"/>
      </w:pPr>
      <w:r>
        <w:t xml:space="preserve">Mapping: ISO 9001 7.5.3.2 d); ISO/IEC 27001 A.5.33.</w:t>
      </w:r>
    </w:p>
    <w:bookmarkEnd w:id="30"/>
    <w:bookmarkStart w:id="31" w:name="Xcda3be3e77febcc765d9250397cdd5f4367f3d3"/>
    <w:p>
      <w:pPr>
        <w:pStyle w:val="Heading3"/>
        <w:keepNext/>
        <w:pageBreakBefore w:val="0"/>
      </w:pPr>
      <w:r>
        <w:t xml:space="preserve">CDI-008 Monitoring fields and one record of truth</w:t>
      </w:r>
    </w:p>
    <w:p>
      <w:pPr>
        <w:numPr>
          <w:ilvl w:val="0"/>
          <w:numId w:val="1008"/>
        </w:numPr>
        <w:pStyle w:val="Compact"/>
      </w:pPr>
      <w:r>
        <w:t xml:space="preserve">Requirement: Every monitored control MUST carry its monitoring method, frequency, responsible role, evidence source and evidence freshness period on its control record. Evidence older than its freshness period is an exception. Every incident, nonconformity, complaint, improvement, audit finding and control exception MUST be tracked in its own governed source record. Monitoring operation, cadence, exception handling and reporting follow the Compliance Monitoring Procedure.</w:t>
      </w:r>
    </w:p>
    <w:p>
      <w:pPr>
        <w:numPr>
          <w:ilvl w:val="0"/>
          <w:numId w:val="1008"/>
        </w:numPr>
        <w:pStyle w:val="Compact"/>
      </w:pPr>
      <w:r>
        <w:t xml:space="preserve">Trigger: Per control monitoring frequency.</w:t>
      </w:r>
    </w:p>
    <w:p>
      <w:pPr>
        <w:numPr>
          <w:ilvl w:val="0"/>
          <w:numId w:val="1008"/>
        </w:numPr>
        <w:pStyle w:val="Compact"/>
      </w:pPr>
      <w:r>
        <w:t xml:space="preserve">Accountable / Executing: Compliance Executive (QMS &amp; NDPA) / Control Owner.</w:t>
      </w:r>
    </w:p>
    <w:p>
      <w:pPr>
        <w:numPr>
          <w:ilvl w:val="0"/>
          <w:numId w:val="1008"/>
        </w:numPr>
        <w:pStyle w:val="Compact"/>
      </w:pPr>
      <w:r>
        <w:t xml:space="preserve">Evidence: Control record (evidence at source); REC-0160 Compliance Monitoring Exception; REC-0630 Records Governance Review Record.</w:t>
      </w:r>
    </w:p>
    <w:p>
      <w:pPr>
        <w:numPr>
          <w:ilvl w:val="0"/>
          <w:numId w:val="1008"/>
        </w:numPr>
        <w:pStyle w:val="Compact"/>
      </w:pPr>
      <w:r>
        <w:t xml:space="preserve">Risk: Failing controls stay hidden and ownership splits because monitoring is missing or items are duplicated.</w:t>
      </w:r>
    </w:p>
    <w:p>
      <w:pPr>
        <w:numPr>
          <w:ilvl w:val="0"/>
          <w:numId w:val="1008"/>
        </w:numPr>
        <w:pStyle w:val="Compact"/>
      </w:pPr>
      <w:r>
        <w:t xml:space="preserve">Failure route: Missing, late, incomplete or stale evidence is raised as REC-0160 against the control and its owner and handled under the Compliance Monitoring Procedure. A failure to meet a requirement goes to Nonconformity; an adverse event to Incident; recurring or systemic exceptions to Continual Improvement.</w:t>
      </w:r>
    </w:p>
    <w:p>
      <w:pPr>
        <w:numPr>
          <w:ilvl w:val="0"/>
          <w:numId w:val="1008"/>
        </w:numPr>
        <w:pStyle w:val="Compact"/>
      </w:pPr>
      <w:r>
        <w:t xml:space="preserve">Exception route: No waiver of monitoring or evidence freshness. REC-0160 records the exception and its correction or escalation; it is not approval to leave a control ineffective.</w:t>
      </w:r>
    </w:p>
    <w:p>
      <w:pPr>
        <w:numPr>
          <w:ilvl w:val="0"/>
          <w:numId w:val="1008"/>
        </w:numPr>
        <w:pStyle w:val="Compact"/>
      </w:pPr>
      <w:r>
        <w:t xml:space="preserve">Mapping: ISO 9001 9.1; ISO/IEC 27001 9.1.</w:t>
      </w:r>
    </w:p>
    <w:bookmarkEnd w:id="31"/>
    <w:bookmarkStart w:id="32" w:name="Xc669eeea68f091060022bd0d7001897aea56800"/>
    <w:p>
      <w:pPr>
        <w:pStyle w:val="Heading3"/>
        <w:keepNext/>
        <w:pageBreakBefore w:val="0"/>
      </w:pPr>
      <w:r>
        <w:t xml:space="preserve">CDI-009 Roles resolve to the controlled organogram</w:t>
      </w:r>
    </w:p>
    <w:p>
      <w:pPr>
        <w:numPr>
          <w:ilvl w:val="0"/>
          <w:numId w:val="1009"/>
        </w:numPr>
        <w:pStyle w:val="Compact"/>
      </w:pPr>
      <w:r>
        <w:t xml:space="preserve">Requirement: Every role named in a controlled document MUST exist in the controlled organogram and Role Register before approval. The HR Manager MUST remove or archive superseded organogram copies within 30 days of a new version, review the organogram at least quarterly, update it within 5 working days of a role being created, changed or vacated, and notify the Compliance Executive (QMS &amp; NDPA) within 2 working days of a vacancy affecting an approval role. Documents naming a removed or renamed role MUST be reviewed within 10 working days.</w:t>
      </w:r>
    </w:p>
    <w:p>
      <w:pPr>
        <w:numPr>
          <w:ilvl w:val="0"/>
          <w:numId w:val="1009"/>
        </w:numPr>
        <w:pStyle w:val="Compact"/>
      </w:pPr>
      <w:r>
        <w:t xml:space="preserve">Trigger: Quarterly; on role change; on vacancy; on role removal.</w:t>
      </w:r>
    </w:p>
    <w:p>
      <w:pPr>
        <w:numPr>
          <w:ilvl w:val="0"/>
          <w:numId w:val="1009"/>
        </w:numPr>
        <w:pStyle w:val="Compact"/>
      </w:pPr>
      <w:r>
        <w:t xml:space="preserve">Accountable / Executing: HR Manager / Compliance Executive (QMS &amp; NDPA), platform check V07.</w:t>
      </w:r>
    </w:p>
    <w:p>
      <w:pPr>
        <w:numPr>
          <w:ilvl w:val="0"/>
          <w:numId w:val="1009"/>
        </w:numPr>
        <w:pStyle w:val="Compact"/>
      </w:pPr>
      <w:r>
        <w:t xml:space="preserve">Evidence: Controlled organogram (Document Register record); Role Register (evidence at source); REC-0623.</w:t>
      </w:r>
    </w:p>
    <w:p>
      <w:pPr>
        <w:numPr>
          <w:ilvl w:val="0"/>
          <w:numId w:val="1009"/>
        </w:numPr>
        <w:pStyle w:val="Compact"/>
      </w:pPr>
      <w:r>
        <w:t xml:space="preserve">Risk: A required duty or approval could remain unperformed because its document assigns it to a role absent from the controlled organogram and Role Register, resulting in missed service or information protection actions.</w:t>
      </w:r>
    </w:p>
    <w:p>
      <w:pPr>
        <w:numPr>
          <w:ilvl w:val="0"/>
          <w:numId w:val="1009"/>
        </w:numPr>
        <w:pStyle w:val="Compact"/>
      </w:pPr>
      <w:r>
        <w:t xml:space="preserve">Failure route: Submission blocked (V07). A missed organogram timing is raised as a nonconformity to the HR Manager.</w:t>
      </w:r>
    </w:p>
    <w:p>
      <w:pPr>
        <w:numPr>
          <w:ilvl w:val="0"/>
          <w:numId w:val="1009"/>
        </w:numPr>
        <w:pStyle w:val="Compact"/>
      </w:pPr>
      <w:r>
        <w:t xml:space="preserve">Exception route: A provisional role MAY be referenced during drafting only.</w:t>
      </w:r>
    </w:p>
    <w:p>
      <w:pPr>
        <w:numPr>
          <w:ilvl w:val="0"/>
          <w:numId w:val="1009"/>
        </w:numPr>
        <w:pStyle w:val="Compact"/>
      </w:pPr>
      <w:r>
        <w:t xml:space="preserve">Mapping: ISO 9001 5.3; ISO/IEC 27001 5.3.</w:t>
      </w:r>
    </w:p>
    <w:bookmarkEnd w:id="32"/>
    <w:bookmarkStart w:id="33" w:name="Xaecb6a48a8c6c8fee24027e0d76a4f4ed2e894f"/>
    <w:p>
      <w:pPr>
        <w:pStyle w:val="Heading3"/>
        <w:keepNext/>
        <w:pageBreakBefore w:val="0"/>
      </w:pPr>
      <w:r>
        <w:t xml:space="preserve">CDI-010 Consultation, sensitisation and two-pass approval on the domain route</w:t>
      </w:r>
    </w:p>
    <w:p>
      <w:pPr>
        <w:numPr>
          <w:ilvl w:val="0"/>
          <w:numId w:val="1010"/>
        </w:numPr>
        <w:pStyle w:val="Compact"/>
      </w:pPr>
      <w:r>
        <w:t xml:space="preserve">Requirement: A new document or material change MUST have recorded stakeholder consultation (operational documents) or a company position designation confirmed by the Final Approver, sensitisation recorded before it takes effect where required, and two approvals on the route for its Primary Domain in CDI Procedure Annex B. First Pass and Final Approval MUST be held by different roles and different people. The Document Owner is not part of this test. Where one person holds both routed roles, the Chief Compliance Officer MUST name an alternate role and record it on the register record.</w:t>
      </w:r>
    </w:p>
    <w:p>
      <w:pPr>
        <w:numPr>
          <w:ilvl w:val="0"/>
          <w:numId w:val="1010"/>
        </w:numPr>
        <w:pStyle w:val="Compact"/>
      </w:pPr>
      <w:r>
        <w:t xml:space="preserve">Trigger: Each new document or material change.</w:t>
      </w:r>
    </w:p>
    <w:p>
      <w:pPr>
        <w:numPr>
          <w:ilvl w:val="0"/>
          <w:numId w:val="1010"/>
        </w:numPr>
        <w:pStyle w:val="Compact"/>
      </w:pPr>
      <w:r>
        <w:t xml:space="preserve">Accountable / Executing: Document Owner / First Pass and Final Approval roles on the domain route.</w:t>
      </w:r>
    </w:p>
    <w:p>
      <w:pPr>
        <w:numPr>
          <w:ilvl w:val="0"/>
          <w:numId w:val="1010"/>
        </w:numPr>
        <w:pStyle w:val="Compact"/>
      </w:pPr>
      <w:r>
        <w:t xml:space="preserve">Evidence: REC-0626 Stakeholder Alignment Record; REC-0625 Controlled Document Approval Record; REC-0627 Controlled Document Sensitisation Record.</w:t>
      </w:r>
    </w:p>
    <w:p>
      <w:pPr>
        <w:numPr>
          <w:ilvl w:val="0"/>
          <w:numId w:val="1010"/>
        </w:numPr>
        <w:pStyle w:val="Compact"/>
      </w:pPr>
      <w:r>
        <w:t xml:space="preserve">Risk: Unworkable or unauthorised requirements could enter use because consultation, sensitisation or approval is omitted, resulting in inconsistent service delivery or staff acting without valid authority.</w:t>
      </w:r>
    </w:p>
    <w:p>
      <w:pPr>
        <w:numPr>
          <w:ilvl w:val="0"/>
          <w:numId w:val="1010"/>
        </w:numPr>
        <w:pStyle w:val="Compact"/>
      </w:pPr>
      <w:r>
        <w:t xml:space="preserve">Failure route: Approval blocked (V05, V06, V21).</w:t>
      </w:r>
    </w:p>
    <w:p>
      <w:pPr>
        <w:numPr>
          <w:ilvl w:val="0"/>
          <w:numId w:val="1010"/>
        </w:numPr>
        <w:pStyle w:val="Compact"/>
      </w:pPr>
      <w:r>
        <w:t xml:space="preserve">Exception route: None. An alternate approver and a company position designation follow their stated routes and are not exceptions.</w:t>
      </w:r>
    </w:p>
    <w:p>
      <w:pPr>
        <w:numPr>
          <w:ilvl w:val="0"/>
          <w:numId w:val="1010"/>
        </w:numPr>
        <w:pStyle w:val="Compact"/>
      </w:pPr>
      <w:r>
        <w:t xml:space="preserve">Mapping: ISO 9001 7.5.2 c), 7.3; ISO/IEC 27001 7.5.2 c), 7.3.</w:t>
      </w:r>
    </w:p>
    <w:bookmarkEnd w:id="33"/>
    <w:bookmarkStart w:id="34" w:name="X9de767cd7271e2596ece82b629b486394fa642b"/>
    <w:p>
      <w:pPr>
        <w:pStyle w:val="Heading3"/>
        <w:keepNext/>
        <w:pageBreakBefore w:val="0"/>
      </w:pPr>
      <w:r>
        <w:t xml:space="preserve">CDI-011 Publication, single live version and uncontrolled copies</w:t>
      </w:r>
    </w:p>
    <w:p>
      <w:pPr>
        <w:numPr>
          <w:ilvl w:val="0"/>
          <w:numId w:val="1011"/>
        </w:numPr>
        <w:pStyle w:val="Compact"/>
      </w:pPr>
      <w:r>
        <w:t xml:space="preserve">Requirement: An approved document MUST be published once in the controlled repository and registered. Only one version MUST be live. Superseded versions MUST be archived read-only and not renamed or edited. Every export, download or print MUST carry the document identity, version, generation date and the statement "Uncontrolled when printed or downloaded". Draft and personal copies MUST be removed from local and personal storage on publication.</w:t>
      </w:r>
    </w:p>
    <w:p>
      <w:pPr>
        <w:numPr>
          <w:ilvl w:val="0"/>
          <w:numId w:val="1011"/>
        </w:numPr>
        <w:pStyle w:val="Compact"/>
      </w:pPr>
      <w:r>
        <w:t xml:space="preserve">Trigger: On issue, revision, retirement.</w:t>
      </w:r>
    </w:p>
    <w:p>
      <w:pPr>
        <w:numPr>
          <w:ilvl w:val="0"/>
          <w:numId w:val="1011"/>
        </w:numPr>
        <w:pStyle w:val="Compact"/>
      </w:pPr>
      <w:r>
        <w:t xml:space="preserve">Accountable / Executing: Information Security Officer / Document Owner.</w:t>
      </w:r>
    </w:p>
    <w:p>
      <w:pPr>
        <w:numPr>
          <w:ilvl w:val="0"/>
          <w:numId w:val="1011"/>
        </w:numPr>
        <w:pStyle w:val="Compact"/>
      </w:pPr>
      <w:r>
        <w:t xml:space="preserve">Evidence: REC-0623; REC-0490 Superseded/Updated Controlled Document.</w:t>
      </w:r>
    </w:p>
    <w:p>
      <w:pPr>
        <w:numPr>
          <w:ilvl w:val="0"/>
          <w:numId w:val="1011"/>
        </w:numPr>
        <w:pStyle w:val="Compact"/>
      </w:pPr>
      <w:r>
        <w:t xml:space="preserve">Risk: Staff could act on a superseded requirement because old or uncontrolled copies remain in use, resulting in incorrect service delivery or information handling.</w:t>
      </w:r>
    </w:p>
    <w:p>
      <w:pPr>
        <w:numPr>
          <w:ilvl w:val="0"/>
          <w:numId w:val="1011"/>
        </w:numPr>
        <w:pStyle w:val="Compact"/>
      </w:pPr>
      <w:r>
        <w:t xml:space="preserve">Failure route: An uncontrolled or superseded copy in current use is raised as a nonconformity to the Document Owner.</w:t>
      </w:r>
    </w:p>
    <w:p>
      <w:pPr>
        <w:numPr>
          <w:ilvl w:val="0"/>
          <w:numId w:val="1011"/>
        </w:numPr>
        <w:pStyle w:val="Compact"/>
      </w:pPr>
      <w:r>
        <w:t xml:space="preserve">Exception route: None to the single-current-version rule. The controlled offline set is an authorised continuity copy.</w:t>
      </w:r>
    </w:p>
    <w:p>
      <w:pPr>
        <w:numPr>
          <w:ilvl w:val="0"/>
          <w:numId w:val="1011"/>
        </w:numPr>
        <w:pStyle w:val="Compact"/>
      </w:pPr>
      <w:r>
        <w:t xml:space="preserve">Mapping: ISO 9001 7.5.3; ISO/IEC 27001 7.5.3.</w:t>
      </w:r>
    </w:p>
    <w:bookmarkEnd w:id="34"/>
    <w:bookmarkStart w:id="35" w:name="cdi-012-annual-review-and-trigger-review"/>
    <w:p>
      <w:pPr>
        <w:pStyle w:val="Heading3"/>
        <w:keepNext/>
        <w:pageBreakBefore w:val="0"/>
      </w:pPr>
      <w:r>
        <w:t xml:space="preserve">CDI-012 Annual review and trigger review</w:t>
      </w:r>
    </w:p>
    <w:p>
      <w:pPr>
        <w:numPr>
          <w:ilvl w:val="0"/>
          <w:numId w:val="1012"/>
        </w:numPr>
        <w:pStyle w:val="Compact"/>
      </w:pPr>
      <w:r>
        <w:t xml:space="preserve">Requirement: Every controlled document MUST be reviewed at least annually, with the next review due no later than 12 months after the last. Standards MUST also be reviewed after any material incident in their domain. All documents MUST be reviewed on a stated trigger: change in a standard, law or regulation, an incident, complaint or nonconformity exposing a gap, restructure, new technology, audit finding, change in risk profile, or change to a parent or implemented control. External documents relied on MUST be registered with source and version and kept current. The review outcome MUST be recorded with reviewer, date and decision (reissue with changes, reissue with no change, or retire).</w:t>
      </w:r>
    </w:p>
    <w:p>
      <w:pPr>
        <w:numPr>
          <w:ilvl w:val="0"/>
          <w:numId w:val="1012"/>
        </w:numPr>
        <w:pStyle w:val="Compact"/>
      </w:pPr>
      <w:r>
        <w:t xml:space="preserve">Trigger: Annual minimum; stated trigger events.</w:t>
      </w:r>
    </w:p>
    <w:p>
      <w:pPr>
        <w:numPr>
          <w:ilvl w:val="0"/>
          <w:numId w:val="1012"/>
        </w:numPr>
        <w:pStyle w:val="Compact"/>
      </w:pPr>
      <w:r>
        <w:t xml:space="preserve">Accountable / Executing: Document Owner / Compliance Executive (QMS &amp; NDPA).</w:t>
      </w:r>
    </w:p>
    <w:p>
      <w:pPr>
        <w:numPr>
          <w:ilvl w:val="0"/>
          <w:numId w:val="1012"/>
        </w:numPr>
        <w:pStyle w:val="Compact"/>
      </w:pPr>
      <w:r>
        <w:t xml:space="preserve">Evidence: REC-0624 Document Change Request; REC-0623 review dates and outcome.</w:t>
      </w:r>
    </w:p>
    <w:p>
      <w:pPr>
        <w:numPr>
          <w:ilvl w:val="0"/>
          <w:numId w:val="1012"/>
        </w:numPr>
        <w:pStyle w:val="Compact"/>
      </w:pPr>
      <w:r>
        <w:t xml:space="preserve">Risk: An obsolete requirement could remain in use because its scheduled or change driven review is missed, resulting in service or information protection controls that no longer meet current needs and obligations.</w:t>
      </w:r>
    </w:p>
    <w:p>
      <w:pPr>
        <w:numPr>
          <w:ilvl w:val="0"/>
          <w:numId w:val="1012"/>
        </w:numPr>
        <w:pStyle w:val="Compact"/>
      </w:pPr>
      <w:r>
        <w:t xml:space="preserve">Failure route: The platform raises the review task on the due date and to the Line Manager when overdue. An overdue review is an open gap.</w:t>
      </w:r>
    </w:p>
    <w:p>
      <w:pPr>
        <w:numPr>
          <w:ilvl w:val="0"/>
          <w:numId w:val="1012"/>
        </w:numPr>
        <w:pStyle w:val="Compact"/>
      </w:pPr>
      <w:r>
        <w:t xml:space="preserve">Exception route: The Chief Compliance Officer MAY defer one review cycle, with reason recorded on the register record.</w:t>
      </w:r>
    </w:p>
    <w:p>
      <w:pPr>
        <w:numPr>
          <w:ilvl w:val="0"/>
          <w:numId w:val="1012"/>
        </w:numPr>
        <w:pStyle w:val="Compact"/>
      </w:pPr>
      <w:r>
        <w:t xml:space="preserve">Mapping: ISO 9001 7.5.2 c), 7.5.3.2 c); ISO/IEC 27001 7.5.3, A.5.1.</w:t>
      </w:r>
    </w:p>
    <w:bookmarkEnd w:id="35"/>
    <w:bookmarkStart w:id="36" w:name="cdi-013-validation-checks-run"/>
    <w:p>
      <w:pPr>
        <w:pStyle w:val="Heading3"/>
        <w:keepNext/>
        <w:pageBreakBefore w:val="0"/>
      </w:pPr>
      <w:r>
        <w:t xml:space="preserve">CDI-013 Validation checks run</w:t>
      </w:r>
    </w:p>
    <w:p>
      <w:pPr>
        <w:numPr>
          <w:ilvl w:val="0"/>
          <w:numId w:val="1013"/>
        </w:numPr>
        <w:pStyle w:val="Compact"/>
      </w:pPr>
      <w:r>
        <w:t xml:space="preserve">Requirement: Validation checks V01 to V24 (CDI Procedure 10.0) MUST run on every draft at save and submission and at each review. A blocking failure MUST stop submission or approval.</w:t>
      </w:r>
    </w:p>
    <w:p>
      <w:pPr>
        <w:numPr>
          <w:ilvl w:val="0"/>
          <w:numId w:val="1013"/>
        </w:numPr>
        <w:pStyle w:val="Compact"/>
      </w:pPr>
      <w:r>
        <w:t xml:space="preserve">Trigger: Every save, submission and review.</w:t>
      </w:r>
    </w:p>
    <w:p>
      <w:pPr>
        <w:numPr>
          <w:ilvl w:val="0"/>
          <w:numId w:val="1013"/>
        </w:numPr>
        <w:pStyle w:val="Compact"/>
      </w:pPr>
      <w:r>
        <w:t xml:space="preserve">Accountable / Executing: Compliance Executive (QMS &amp; NDPA) / platform.</w:t>
      </w:r>
    </w:p>
    <w:p>
      <w:pPr>
        <w:numPr>
          <w:ilvl w:val="0"/>
          <w:numId w:val="1013"/>
        </w:numPr>
        <w:pStyle w:val="Compact"/>
      </w:pPr>
      <w:r>
        <w:t xml:space="preserve">Evidence: REC-0635 Controlled Document Validation Result (evidence at source, platform validation log).</w:t>
      </w:r>
    </w:p>
    <w:p>
      <w:pPr>
        <w:numPr>
          <w:ilvl w:val="0"/>
          <w:numId w:val="1013"/>
        </w:numPr>
        <w:pStyle w:val="Compact"/>
      </w:pPr>
      <w:r>
        <w:t xml:space="preserve">Risk: Defective documents reach approval because blocking failures are not detected.</w:t>
      </w:r>
    </w:p>
    <w:p>
      <w:pPr>
        <w:numPr>
          <w:ilvl w:val="0"/>
          <w:numId w:val="1013"/>
        </w:numPr>
        <w:pStyle w:val="Compact"/>
      </w:pPr>
      <w:r>
        <w:t xml:space="preserve">Failure route: A failing check stops the document. A check that is not running is raised as an incident to the Compliance Executive (QMS &amp; NDPA).</w:t>
      </w:r>
    </w:p>
    <w:p>
      <w:pPr>
        <w:numPr>
          <w:ilvl w:val="0"/>
          <w:numId w:val="1013"/>
        </w:numPr>
        <w:pStyle w:val="Compact"/>
      </w:pPr>
      <w:r>
        <w:t xml:space="preserve">Exception route: During a check outage only, the Chief Compliance Officer MAY authorise manual validation by the Compliance Executive (QMS &amp; NDPA). The authority, outage period and result are recorded against each document; manual validation stops when checks are restored.</w:t>
      </w:r>
    </w:p>
    <w:p>
      <w:pPr>
        <w:numPr>
          <w:ilvl w:val="0"/>
          <w:numId w:val="1013"/>
        </w:numPr>
        <w:pStyle w:val="Compact"/>
      </w:pPr>
      <w:r>
        <w:t xml:space="preserve">Mapping: ISO 9001 7.5.2; ISO/IEC 27001 7.5.2.</w:t>
      </w:r>
    </w:p>
    <w:bookmarkEnd w:id="36"/>
    <w:bookmarkStart w:id="37" w:name="Xb2afd9d4e8c6797c2d84a56a1a02c06bf71b2f6"/>
    <w:p>
      <w:pPr>
        <w:pStyle w:val="Heading3"/>
        <w:keepNext/>
        <w:pageBreakBefore w:val="0"/>
      </w:pPr>
      <w:r>
        <w:t xml:space="preserve">CDI-014 Automated agents act within bounds</w:t>
      </w:r>
    </w:p>
    <w:p>
      <w:pPr>
        <w:numPr>
          <w:ilvl w:val="0"/>
          <w:numId w:val="1014"/>
        </w:numPr>
        <w:pStyle w:val="Compact"/>
      </w:pPr>
      <w:r>
        <w:t xml:space="preserve">Requirement: GRC agents MAY draft, extract, harmonise, check, route, chase evidence and propose. They MUST NOT approve, publish, retire, reclassify or change the status of a document, control, role, risk acceptance or record rule, communicate with regulators, clients or auditors, close audit findings, or process data outside approved boundaries. Extracted items MUST be confirmed by a person before entering a register. Every agent action MUST be logged with agent identity, time, input, output and the confirming person. Agent configurations and prompts MUST be held as controlled specifications. The agent action log MUST be reviewed at least annually and reported to Management Review.</w:t>
      </w:r>
    </w:p>
    <w:p>
      <w:pPr>
        <w:numPr>
          <w:ilvl w:val="0"/>
          <w:numId w:val="1014"/>
        </w:numPr>
        <w:pStyle w:val="Compact"/>
      </w:pPr>
      <w:r>
        <w:t xml:space="preserve">Trigger: Every agent action; annual log review.</w:t>
      </w:r>
    </w:p>
    <w:p>
      <w:pPr>
        <w:numPr>
          <w:ilvl w:val="0"/>
          <w:numId w:val="1014"/>
        </w:numPr>
        <w:pStyle w:val="Compact"/>
      </w:pPr>
      <w:r>
        <w:t xml:space="preserve">Accountable / Executing: Chief Compliance Officer / platform.</w:t>
      </w:r>
    </w:p>
    <w:p>
      <w:pPr>
        <w:numPr>
          <w:ilvl w:val="0"/>
          <w:numId w:val="1014"/>
        </w:numPr>
        <w:pStyle w:val="Compact"/>
      </w:pPr>
      <w:r>
        <w:t xml:space="preserve">Evidence: REC-0636 GRC Agent Action Record; REC-0637 Human Extraction Review Decision.</w:t>
      </w:r>
    </w:p>
    <w:p>
      <w:pPr>
        <w:numPr>
          <w:ilvl w:val="0"/>
          <w:numId w:val="1014"/>
        </w:numPr>
        <w:pStyle w:val="Compact"/>
      </w:pPr>
      <w:r>
        <w:t xml:space="preserve">Risk: An agent makes a decision reserved to a person, causing unauthorised action and false accountability.</w:t>
      </w:r>
    </w:p>
    <w:p>
      <w:pPr>
        <w:numPr>
          <w:ilvl w:val="0"/>
          <w:numId w:val="1014"/>
        </w:numPr>
        <w:pStyle w:val="Compact"/>
      </w:pPr>
      <w:r>
        <w:t xml:space="preserve">Failure route: The out-of-bounds action is blocked and raised as an incident to the Chief Compliance Officer, who MAY suspend the agent. The human process continues.</w:t>
      </w:r>
    </w:p>
    <w:p>
      <w:pPr>
        <w:numPr>
          <w:ilvl w:val="0"/>
          <w:numId w:val="1014"/>
        </w:numPr>
        <w:pStyle w:val="Compact"/>
      </w:pPr>
      <w:r>
        <w:t xml:space="preserve">Exception route: None.</w:t>
      </w:r>
    </w:p>
    <w:p>
      <w:pPr>
        <w:numPr>
          <w:ilvl w:val="0"/>
          <w:numId w:val="1014"/>
        </w:numPr>
        <w:pStyle w:val="Compact"/>
      </w:pPr>
      <w:r>
        <w:t xml:space="preserve">Mapping: ISO/IEC 27001 A.5.37, A.8.15; ISO 9001 7.5.</w:t>
      </w:r>
    </w:p>
    <w:bookmarkEnd w:id="37"/>
    <w:bookmarkStart w:id="38" w:name="cdi-015-draft-labelling-and-sharing"/>
    <w:p>
      <w:pPr>
        <w:pStyle w:val="Heading3"/>
        <w:keepNext/>
        <w:pageBreakBefore w:val="0"/>
      </w:pPr>
      <w:r>
        <w:t xml:space="preserve">CDI-015 Draft labelling and sharing</w:t>
      </w:r>
    </w:p>
    <w:p>
      <w:pPr>
        <w:numPr>
          <w:ilvl w:val="0"/>
          <w:numId w:val="1015"/>
        </w:numPr>
        <w:pStyle w:val="Compact"/>
      </w:pPr>
      <w:r>
        <w:t xml:space="preserve">Requirement: A draft MUST carry the status Draft in its metadata and a visible DRAFT watermark. A draft MUST NOT be shared unless labelled. Drafts shared for review MUST be shared as PDF through controlled-access links with a set expiry date and download disabled. Editable source files MUST NOT be distributed except to the Compliance Executive (QMS &amp; NDPA), who is custodian of all editable source copies, draft or approved. Consultation by correspondence MUST use a controlled link, not an attached editable file.</w:t>
      </w:r>
    </w:p>
    <w:p>
      <w:pPr>
        <w:numPr>
          <w:ilvl w:val="0"/>
          <w:numId w:val="1015"/>
        </w:numPr>
        <w:pStyle w:val="Compact"/>
      </w:pPr>
      <w:r>
        <w:t xml:space="preserve">Trigger: Each time a draft is shared.</w:t>
      </w:r>
    </w:p>
    <w:p>
      <w:pPr>
        <w:numPr>
          <w:ilvl w:val="0"/>
          <w:numId w:val="1015"/>
        </w:numPr>
        <w:pStyle w:val="Compact"/>
      </w:pPr>
      <w:r>
        <w:t xml:space="preserve">Accountable / Executing: Document Owner / Compliance Executive (QMS &amp; NDPA).</w:t>
      </w:r>
    </w:p>
    <w:p>
      <w:pPr>
        <w:numPr>
          <w:ilvl w:val="0"/>
          <w:numId w:val="1015"/>
        </w:numPr>
        <w:pStyle w:val="Compact"/>
      </w:pPr>
      <w:r>
        <w:t xml:space="preserve">Evidence: Sharing link settings in the repository (evidence at source); REC-0626 consultation thread.</w:t>
      </w:r>
    </w:p>
    <w:p>
      <w:pPr>
        <w:numPr>
          <w:ilvl w:val="0"/>
          <w:numId w:val="1015"/>
        </w:numPr>
        <w:pStyle w:val="Compact"/>
      </w:pPr>
      <w:r>
        <w:t xml:space="preserve">Risk: A draft is mistaken for an approved rule or altered outside control because it circulates unlabelled or editable.</w:t>
      </w:r>
    </w:p>
    <w:p>
      <w:pPr>
        <w:numPr>
          <w:ilvl w:val="0"/>
          <w:numId w:val="1015"/>
        </w:numPr>
        <w:pStyle w:val="Compact"/>
      </w:pPr>
      <w:r>
        <w:t xml:space="preserve">Failure route: An unlabelled or editable draft found in circulation is withdrawn by the Document Owner and raised as a nonconformity to the Compliance Executive (QMS &amp; NDPA).</w:t>
      </w:r>
    </w:p>
    <w:p>
      <w:pPr>
        <w:numPr>
          <w:ilvl w:val="0"/>
          <w:numId w:val="1015"/>
        </w:numPr>
        <w:pStyle w:val="Compact"/>
      </w:pPr>
      <w:r>
        <w:t xml:space="preserve">Exception route: None.</w:t>
      </w:r>
    </w:p>
    <w:p>
      <w:pPr>
        <w:numPr>
          <w:ilvl w:val="0"/>
          <w:numId w:val="1015"/>
        </w:numPr>
        <w:pStyle w:val="Compact"/>
      </w:pPr>
      <w:r>
        <w:t xml:space="preserve">Mapping: ISO 9001 7.5.3.1, 7.5.3.2; ISO/IEC 27001 7.5.3, A.5.12.</w:t>
      </w:r>
    </w:p>
    <w:bookmarkEnd w:id="38"/>
    <w:bookmarkStart w:id="39" w:name="X85a075b08bb727d96353c557460171130c6bb77"/>
    <w:p>
      <w:pPr>
        <w:pStyle w:val="Heading3"/>
        <w:keepNext/>
        <w:pageBreakBefore w:val="0"/>
      </w:pPr>
      <w:r>
        <w:t xml:space="preserve">CDI-016 Transition of documents approved under earlier rules</w:t>
      </w:r>
    </w:p>
    <w:p>
      <w:pPr>
        <w:numPr>
          <w:ilvl w:val="0"/>
          <w:numId w:val="1016"/>
        </w:numPr>
        <w:pStyle w:val="Compact"/>
      </w:pPr>
      <w:r>
        <w:t xml:space="preserve">Requirement: A document approved before this Standard took effect MUST remain valid and MUST NOT be reapproved for that reason alone. At its next revision, scheduled or unscheduled, it MUST be brought into line: current code and function code, Primary Domain, Version in place of Revision and Issue, file name corrected under CDI-018, and approvals on its domain route. Legacy codes MUST be recorded in the Legacy Code field. Bulk renaming or recoding MUST NOT be used. The Compliance Executive (QMS &amp; NDPA) MUST keep a transition list in the Document Register and report it at each Management Review until it is empty.</w:t>
      </w:r>
    </w:p>
    <w:p>
      <w:pPr>
        <w:numPr>
          <w:ilvl w:val="0"/>
          <w:numId w:val="1016"/>
        </w:numPr>
        <w:pStyle w:val="Compact"/>
      </w:pPr>
      <w:r>
        <w:t xml:space="preserve">Trigger: Next revision of each legacy document; each Management Review.</w:t>
      </w:r>
    </w:p>
    <w:p>
      <w:pPr>
        <w:numPr>
          <w:ilvl w:val="0"/>
          <w:numId w:val="1016"/>
        </w:numPr>
        <w:pStyle w:val="Compact"/>
      </w:pPr>
      <w:r>
        <w:t xml:space="preserve">Accountable / Executing: Document Owner / Compliance Executive (QMS &amp; NDPA).</w:t>
      </w:r>
    </w:p>
    <w:p>
      <w:pPr>
        <w:numPr>
          <w:ilvl w:val="0"/>
          <w:numId w:val="1016"/>
        </w:numPr>
        <w:pStyle w:val="Compact"/>
      </w:pPr>
      <w:r>
        <w:t xml:space="preserve">Evidence: REC-0623 transition status field and transition list.</w:t>
      </w:r>
    </w:p>
    <w:p>
      <w:pPr>
        <w:numPr>
          <w:ilvl w:val="0"/>
          <w:numId w:val="1016"/>
        </w:numPr>
        <w:pStyle w:val="Compact"/>
      </w:pPr>
      <w:r>
        <w:t xml:space="preserve">Risk: Valid documents are treated as void, or legacy identities persist unmanaged, because transition rules are unclear.</w:t>
      </w:r>
    </w:p>
    <w:p>
      <w:pPr>
        <w:numPr>
          <w:ilvl w:val="0"/>
          <w:numId w:val="1016"/>
        </w:numPr>
        <w:pStyle w:val="Compact"/>
      </w:pPr>
      <w:r>
        <w:t xml:space="preserve">Failure route: A legacy document revised without being brought into line is returned at submission (V02).</w:t>
      </w:r>
    </w:p>
    <w:p>
      <w:pPr>
        <w:numPr>
          <w:ilvl w:val="0"/>
          <w:numId w:val="1016"/>
        </w:numPr>
        <w:pStyle w:val="Compact"/>
      </w:pPr>
      <w:r>
        <w:t xml:space="preserve">Exception route: None.</w:t>
      </w:r>
    </w:p>
    <w:p>
      <w:pPr>
        <w:numPr>
          <w:ilvl w:val="0"/>
          <w:numId w:val="1016"/>
        </w:numPr>
        <w:pStyle w:val="Compact"/>
      </w:pPr>
      <w:r>
        <w:t xml:space="preserve">Mapping: ISO 9001 7.5.3; ISO/IEC 27001 7.5.3.</w:t>
      </w:r>
    </w:p>
    <w:bookmarkEnd w:id="39"/>
    <w:bookmarkStart w:id="40" w:name="cdi-017-function-code-assignment"/>
    <w:p>
      <w:pPr>
        <w:pStyle w:val="Heading3"/>
        <w:keepNext/>
        <w:pageBreakBefore w:val="0"/>
      </w:pPr>
      <w:r>
        <w:t xml:space="preserve">CDI-017 Function code assignment</w:t>
      </w:r>
    </w:p>
    <w:p>
      <w:pPr>
        <w:numPr>
          <w:ilvl w:val="0"/>
          <w:numId w:val="1017"/>
        </w:numPr>
        <w:pStyle w:val="Compact"/>
      </w:pPr>
      <w:r>
        <w:t xml:space="preserve">Requirement: The function code MUST be taken from the current Annex B list and MUST reflect the functional origin of the document. Domain, function code and approval route are separate fields; the domain decides the route. Retired codes MUST be mapped to their successor through the function code map in CDI Procedure Annex B. Data protection documents MUST use QI with Primary Domain Data Protection &amp; Privacy. A code not in Annex B MUST NOT be used; adding one requires controlled change of Annex B by the Chief Compliance Officer.</w:t>
      </w:r>
    </w:p>
    <w:p>
      <w:pPr>
        <w:numPr>
          <w:ilvl w:val="0"/>
          <w:numId w:val="1017"/>
        </w:numPr>
        <w:pStyle w:val="Compact"/>
      </w:pPr>
      <w:r>
        <w:t xml:space="preserve">Trigger: Creation; next revision of a legacy document.</w:t>
      </w:r>
    </w:p>
    <w:p>
      <w:pPr>
        <w:numPr>
          <w:ilvl w:val="0"/>
          <w:numId w:val="1017"/>
        </w:numPr>
        <w:pStyle w:val="Compact"/>
      </w:pPr>
      <w:r>
        <w:t xml:space="preserve">Accountable / Executing: Document Owner / Compliance Executive (QMS &amp; NDPA), platform check V02.</w:t>
      </w:r>
    </w:p>
    <w:p>
      <w:pPr>
        <w:numPr>
          <w:ilvl w:val="0"/>
          <w:numId w:val="1017"/>
        </w:numPr>
        <w:pStyle w:val="Compact"/>
      </w:pPr>
      <w:r>
        <w:t xml:space="preserve">Evidence: REC-0623 display code and legacy code.</w:t>
      </w:r>
    </w:p>
    <w:p>
      <w:pPr>
        <w:numPr>
          <w:ilvl w:val="0"/>
          <w:numId w:val="1017"/>
        </w:numPr>
        <w:pStyle w:val="Compact"/>
      </w:pPr>
      <w:r>
        <w:t xml:space="preserve">Risk: Documents become unfindable or orphaned because codes are invented, retired or inconsistent.</w:t>
      </w:r>
    </w:p>
    <w:p>
      <w:pPr>
        <w:numPr>
          <w:ilvl w:val="0"/>
          <w:numId w:val="1017"/>
        </w:numPr>
        <w:pStyle w:val="Compact"/>
      </w:pPr>
      <w:r>
        <w:t xml:space="preserve">Failure route: Submission blocked (V02).</w:t>
      </w:r>
    </w:p>
    <w:p>
      <w:pPr>
        <w:numPr>
          <w:ilvl w:val="0"/>
          <w:numId w:val="1017"/>
        </w:numPr>
        <w:pStyle w:val="Compact"/>
      </w:pPr>
      <w:r>
        <w:t xml:space="preserve">Exception route: None.</w:t>
      </w:r>
    </w:p>
    <w:p>
      <w:pPr>
        <w:numPr>
          <w:ilvl w:val="0"/>
          <w:numId w:val="1017"/>
        </w:numPr>
        <w:pStyle w:val="Compact"/>
      </w:pPr>
      <w:r>
        <w:t xml:space="preserve">Mapping: ISO 9001 7.5.2 a); ISO/IEC 27001 7.5.2.</w:t>
      </w:r>
    </w:p>
    <w:bookmarkEnd w:id="40"/>
    <w:bookmarkStart w:id="41" w:name="cdi-018-file-name-equals-title"/>
    <w:p>
      <w:pPr>
        <w:pStyle w:val="Heading3"/>
        <w:keepNext/>
        <w:pageBreakBefore w:val="0"/>
      </w:pPr>
      <w:r>
        <w:t xml:space="preserve">CDI-018 File name equals title</w:t>
      </w:r>
    </w:p>
    <w:p>
      <w:pPr>
        <w:numPr>
          <w:ilvl w:val="0"/>
          <w:numId w:val="1018"/>
        </w:numPr>
        <w:pStyle w:val="Compact"/>
      </w:pPr>
      <w:r>
        <w:t xml:space="preserve">Requirement: Where a document is held as a file, the file name MUST be the document title exactly, with no shortening or variants. Status, version, dates, initials, FINAL and bracketed numbers MUST NOT appear in the file name; they are held in metadata and the register record. The display code is held in the register record and the control block. Two conditions are nonconformities checkable without opening the file: a file in the published library whose status is not Approved or which carries a DRAFT watermark; and any file name carrying status, version or date text.</w:t>
      </w:r>
    </w:p>
    <w:p>
      <w:pPr>
        <w:numPr>
          <w:ilvl w:val="0"/>
          <w:numId w:val="1018"/>
        </w:numPr>
        <w:pStyle w:val="Compact"/>
      </w:pPr>
      <w:r>
        <w:t xml:space="preserve">Trigger: Creation, publication, next revision of a legacy file.</w:t>
      </w:r>
    </w:p>
    <w:p>
      <w:pPr>
        <w:numPr>
          <w:ilvl w:val="0"/>
          <w:numId w:val="1018"/>
        </w:numPr>
        <w:pStyle w:val="Compact"/>
      </w:pPr>
      <w:r>
        <w:t xml:space="preserve">Accountable / Executing: Document Owner / Information Security Officer.</w:t>
      </w:r>
    </w:p>
    <w:p>
      <w:pPr>
        <w:numPr>
          <w:ilvl w:val="0"/>
          <w:numId w:val="1018"/>
        </w:numPr>
        <w:pStyle w:val="Compact"/>
      </w:pPr>
      <w:r>
        <w:t xml:space="preserve">Evidence: Repository file name and status metadata (evidence at source); REC-0623 title.</w:t>
      </w:r>
    </w:p>
    <w:p>
      <w:pPr>
        <w:numPr>
          <w:ilvl w:val="0"/>
          <w:numId w:val="1018"/>
        </w:numPr>
        <w:pStyle w:val="Compact"/>
      </w:pPr>
      <w:r>
        <w:t xml:space="preserve">Risk: Documents cannot be found or are mistaken for another status because file names vary.</w:t>
      </w:r>
    </w:p>
    <w:p>
      <w:pPr>
        <w:numPr>
          <w:ilvl w:val="0"/>
          <w:numId w:val="1018"/>
        </w:numPr>
        <w:pStyle w:val="Compact"/>
      </w:pPr>
      <w:r>
        <w:t xml:space="preserve">Failure route: A nonconforming file name in the published library is raised as a nonconformity to the Document Owner and corrected at next revision under CDI-016, or at once where it misstates status.</w:t>
      </w:r>
    </w:p>
    <w:p>
      <w:pPr>
        <w:numPr>
          <w:ilvl w:val="0"/>
          <w:numId w:val="1018"/>
        </w:numPr>
        <w:pStyle w:val="Compact"/>
      </w:pPr>
      <w:r>
        <w:t xml:space="preserve">Exception route: None.</w:t>
      </w:r>
    </w:p>
    <w:p>
      <w:pPr>
        <w:numPr>
          <w:ilvl w:val="0"/>
          <w:numId w:val="1018"/>
        </w:numPr>
        <w:pStyle w:val="Compact"/>
      </w:pPr>
      <w:r>
        <w:t xml:space="preserve">Mapping: ISO 9001 7.5.2 a); ISO/IEC 27001 7.5.2.</w:t>
      </w:r>
    </w:p>
    <w:bookmarkEnd w:id="41"/>
    <w:bookmarkStart w:id="42" w:name="cdi-019-layer-content-discipline"/>
    <w:p>
      <w:pPr>
        <w:pStyle w:val="Heading3"/>
        <w:keepNext/>
        <w:pageBreakBefore w:val="0"/>
      </w:pPr>
      <w:r>
        <w:t xml:space="preserve">CDI-019 Layer content discipline</w:t>
      </w:r>
    </w:p>
    <w:p>
      <w:pPr>
        <w:numPr>
          <w:ilvl w:val="0"/>
          <w:numId w:val="1019"/>
        </w:numPr>
        <w:pStyle w:val="Compact"/>
      </w:pPr>
      <w:r>
        <w:t xml:space="preserve">Requirement: A Policy MUST state intent and commitments only, with no tool names and no steps. A Standard MUST state measurable requirements. A Procedure MUST state ordered steps. Operational detail MUST NOT sit in a Policy. A combined Policy and Procedure document MUST be split into its layers at next revision, keeping every step intact and discarding nothing. A document titled Policy that is in substance a Standard MUST be reclassified through controlled revision.</w:t>
      </w:r>
    </w:p>
    <w:p>
      <w:pPr>
        <w:numPr>
          <w:ilvl w:val="0"/>
          <w:numId w:val="1019"/>
        </w:numPr>
        <w:pStyle w:val="Compact"/>
      </w:pPr>
      <w:r>
        <w:t xml:space="preserve">Trigger: Each draft, revision and reclassification.</w:t>
      </w:r>
    </w:p>
    <w:p>
      <w:pPr>
        <w:numPr>
          <w:ilvl w:val="0"/>
          <w:numId w:val="1019"/>
        </w:numPr>
        <w:pStyle w:val="Compact"/>
      </w:pPr>
      <w:r>
        <w:t xml:space="preserve">Accountable / Executing: Document Owner / Compliance Executive (QMS &amp; NDPA), platform check V04.</w:t>
      </w:r>
    </w:p>
    <w:p>
      <w:pPr>
        <w:numPr>
          <w:ilvl w:val="0"/>
          <w:numId w:val="1019"/>
        </w:numPr>
        <w:pStyle w:val="Compact"/>
      </w:pPr>
      <w:r>
        <w:t xml:space="preserve">Evidence: REC-0625; validation result REC-0635.</w:t>
      </w:r>
    </w:p>
    <w:p>
      <w:pPr>
        <w:numPr>
          <w:ilvl w:val="0"/>
          <w:numId w:val="1019"/>
        </w:numPr>
        <w:pStyle w:val="Compact"/>
      </w:pPr>
      <w:r>
        <w:t xml:space="preserve">Risk: Requirements are misread or bypassed because layers mix intent, requirements and steps.</w:t>
      </w:r>
    </w:p>
    <w:p>
      <w:pPr>
        <w:numPr>
          <w:ilvl w:val="0"/>
          <w:numId w:val="1019"/>
        </w:numPr>
        <w:pStyle w:val="Compact"/>
      </w:pPr>
      <w:r>
        <w:t xml:space="preserve">Failure route: Flagged (V04) to the Compliance Executive (QMS &amp; NDPA), who returns the draft for splitting or retyping.</w:t>
      </w:r>
    </w:p>
    <w:p>
      <w:pPr>
        <w:numPr>
          <w:ilvl w:val="0"/>
          <w:numId w:val="1019"/>
        </w:numPr>
        <w:pStyle w:val="Compact"/>
      </w:pPr>
      <w:r>
        <w:t xml:space="preserve">Exception route: None.</w:t>
      </w:r>
    </w:p>
    <w:p>
      <w:pPr>
        <w:numPr>
          <w:ilvl w:val="0"/>
          <w:numId w:val="1019"/>
        </w:numPr>
        <w:pStyle w:val="Compact"/>
      </w:pPr>
      <w:r>
        <w:t xml:space="preserve">Mapping: ISO 9001 7.5.2; ISO/IEC 27001 5.2, 7.5.2.</w:t>
      </w:r>
    </w:p>
    <w:bookmarkEnd w:id="42"/>
    <w:bookmarkStart w:id="43" w:name="Xbe326b3733bf00890d439869687aafad76ce8c5"/>
    <w:p>
      <w:pPr>
        <w:pStyle w:val="Heading3"/>
        <w:keepNext/>
        <w:pageBreakBefore w:val="0"/>
      </w:pPr>
      <w:r>
        <w:t xml:space="preserve">CDI-020 Form, checklist and template design</w:t>
      </w:r>
    </w:p>
    <w:p>
      <w:pPr>
        <w:numPr>
          <w:ilvl w:val="0"/>
          <w:numId w:val="1020"/>
        </w:numPr>
        <w:pStyle w:val="Compact"/>
      </w:pPr>
      <w:r>
        <w:t xml:space="preserve">Requirement: Every form, checklist or template MUST carry a clear title, the document identity and version or date in the footer, a short purpose statement, a guide to use, user fields (name, role, department, date), signature and date fields where approval, verification or confirmation is needed, a notes section, and submission instructions and next steps. Client-specific tools MUST capture client name, job summary and job reference. Tools MUST follow the approved brand layout. Approval tables and distribution lists are not required on forms and checklists.</w:t>
      </w:r>
    </w:p>
    <w:p>
      <w:pPr>
        <w:numPr>
          <w:ilvl w:val="0"/>
          <w:numId w:val="1020"/>
        </w:numPr>
        <w:pStyle w:val="Compact"/>
      </w:pPr>
      <w:r>
        <w:t xml:space="preserve">Trigger: Creation or revision of a form, checklist or template.</w:t>
      </w:r>
    </w:p>
    <w:p>
      <w:pPr>
        <w:numPr>
          <w:ilvl w:val="0"/>
          <w:numId w:val="1020"/>
        </w:numPr>
        <w:pStyle w:val="Compact"/>
      </w:pPr>
      <w:r>
        <w:t xml:space="preserve">Accountable / Executing: Document Owner / Line Manager approving the supporting document.</w:t>
      </w:r>
    </w:p>
    <w:p>
      <w:pPr>
        <w:numPr>
          <w:ilvl w:val="0"/>
          <w:numId w:val="1020"/>
        </w:numPr>
        <w:pStyle w:val="Compact"/>
      </w:pPr>
      <w:r>
        <w:t xml:space="preserve">Evidence: REC-0623 register record of the supporting document.</w:t>
      </w:r>
    </w:p>
    <w:p>
      <w:pPr>
        <w:numPr>
          <w:ilvl w:val="0"/>
          <w:numId w:val="1020"/>
        </w:numPr>
        <w:pStyle w:val="Compact"/>
      </w:pPr>
      <w:r>
        <w:t xml:space="preserve">Risk: Completed forms cannot serve as evidence because they omit who, when, what or approval.</w:t>
      </w:r>
    </w:p>
    <w:p>
      <w:pPr>
        <w:numPr>
          <w:ilvl w:val="0"/>
          <w:numId w:val="1020"/>
        </w:numPr>
        <w:pStyle w:val="Compact"/>
      </w:pPr>
      <w:r>
        <w:t xml:space="preserve">Failure route: The Compliance Executive (QMS &amp; NDPA) returns a nonconforming tool before approval.</w:t>
      </w:r>
    </w:p>
    <w:p>
      <w:pPr>
        <w:numPr>
          <w:ilvl w:val="0"/>
          <w:numId w:val="1020"/>
        </w:numPr>
        <w:pStyle w:val="Compact"/>
      </w:pPr>
      <w:r>
        <w:t xml:space="preserve">Exception route: None.</w:t>
      </w:r>
    </w:p>
    <w:p>
      <w:pPr>
        <w:numPr>
          <w:ilvl w:val="0"/>
          <w:numId w:val="1020"/>
        </w:numPr>
        <w:pStyle w:val="Compact"/>
      </w:pPr>
      <w:r>
        <w:t xml:space="preserve">Mapping: ISO 9001 7.5.2, 7.5.3; ISO/IEC 27001 7.5.2.</w:t>
      </w:r>
    </w:p>
    <w:bookmarkEnd w:id="43"/>
    <w:bookmarkStart w:id="44" w:name="X4c6d328924a6f936cef25ad0ddbaaffe2e8a27b"/>
    <w:p>
      <w:pPr>
        <w:pStyle w:val="Heading3"/>
        <w:keepNext/>
        <w:pageBreakBefore w:val="0"/>
      </w:pPr>
      <w:r>
        <w:t xml:space="preserve">CDI-021 Internal audit of document control and records governance</w:t>
      </w:r>
    </w:p>
    <w:p>
      <w:pPr>
        <w:numPr>
          <w:ilvl w:val="0"/>
          <w:numId w:val="1021"/>
        </w:numPr>
        <w:pStyle w:val="Compact"/>
      </w:pPr>
      <w:r>
        <w:t xml:space="preserve">Requirement: Internal audit MUST, at least annually, verify that staff use current controlled versions, the Document Register is accurate and complete, the parent and segregation rules hold, domain assignment is consistent, validation checks operate as configured, and records are retrievable, retained and disposed of as the Catalogue states. Nonconformities MUST be tracked to closure in their source record.</w:t>
      </w:r>
    </w:p>
    <w:p>
      <w:pPr>
        <w:numPr>
          <w:ilvl w:val="0"/>
          <w:numId w:val="1021"/>
        </w:numPr>
        <w:pStyle w:val="Compact"/>
      </w:pPr>
      <w:r>
        <w:t xml:space="preserve">Trigger: Annual internal audit programme.</w:t>
      </w:r>
    </w:p>
    <w:p>
      <w:pPr>
        <w:numPr>
          <w:ilvl w:val="0"/>
          <w:numId w:val="1021"/>
        </w:numPr>
        <w:pStyle w:val="Compact"/>
      </w:pPr>
      <w:r>
        <w:t xml:space="preserve">Accountable / Executing: Information Security Officer / internal auditor.</w:t>
      </w:r>
    </w:p>
    <w:p>
      <w:pPr>
        <w:numPr>
          <w:ilvl w:val="0"/>
          <w:numId w:val="1021"/>
        </w:numPr>
        <w:pStyle w:val="Compact"/>
      </w:pPr>
      <w:r>
        <w:t xml:space="preserve">Evidence: Internal audit report and findings (Internal Audit Procedure records).</w:t>
      </w:r>
    </w:p>
    <w:p>
      <w:pPr>
        <w:numPr>
          <w:ilvl w:val="0"/>
          <w:numId w:val="1021"/>
        </w:numPr>
        <w:pStyle w:val="Compact"/>
      </w:pPr>
      <w:r>
        <w:t xml:space="preserve">Risk: Document and records failures persist because assurance does not test them.</w:t>
      </w:r>
    </w:p>
    <w:p>
      <w:pPr>
        <w:numPr>
          <w:ilvl w:val="0"/>
          <w:numId w:val="1021"/>
        </w:numPr>
        <w:pStyle w:val="Compact"/>
      </w:pPr>
      <w:r>
        <w:t xml:space="preserve">Failure route: Findings raised as nonconformities to the owning role.</w:t>
      </w:r>
    </w:p>
    <w:p>
      <w:pPr>
        <w:numPr>
          <w:ilvl w:val="0"/>
          <w:numId w:val="1021"/>
        </w:numPr>
        <w:pStyle w:val="Compact"/>
      </w:pPr>
      <w:r>
        <w:t xml:space="preserve">Exception route: None.</w:t>
      </w:r>
    </w:p>
    <w:p>
      <w:pPr>
        <w:numPr>
          <w:ilvl w:val="0"/>
          <w:numId w:val="1021"/>
        </w:numPr>
        <w:pStyle w:val="Compact"/>
      </w:pPr>
      <w:r>
        <w:t xml:space="preserve">Mapping: ISO 9001 9.2; ISO/IEC 27001 9.2.</w:t>
      </w:r>
    </w:p>
    <w:bookmarkEnd w:id="44"/>
    <w:bookmarkEnd w:id="45"/>
    <w:bookmarkStart w:id="70" w:name="records-governance-controls"/>
    <w:p>
      <w:pPr>
        <w:pStyle w:val="Heading2"/>
        <w:keepNext/>
        <w:pageBreakBefore w:val="0"/>
      </w:pPr>
      <w:r>
        <w:t xml:space="preserve">6.0 Records Governance Controls</w:t>
      </w:r>
    </w:p>
    <w:bookmarkStart w:id="46" w:name="irg-001-one-identity-per-record"/>
    <w:p>
      <w:pPr>
        <w:pStyle w:val="Heading3"/>
        <w:keepNext/>
        <w:pageBreakBefore w:val="0"/>
      </w:pPr>
      <w:r>
        <w:t xml:space="preserve">IRG-001 One identity per record</w:t>
      </w:r>
    </w:p>
    <w:p>
      <w:pPr>
        <w:numPr>
          <w:ilvl w:val="0"/>
          <w:numId w:val="1022"/>
        </w:numPr>
        <w:pStyle w:val="Compact"/>
      </w:pPr>
      <w:r>
        <w:t xml:space="preserve">Requirement: Each admitted Record Name MUST have one stable Record ID and one approved semantic Record Type.</w:t>
      </w:r>
    </w:p>
    <w:p>
      <w:pPr>
        <w:numPr>
          <w:ilvl w:val="0"/>
          <w:numId w:val="1022"/>
        </w:numPr>
        <w:pStyle w:val="Compact"/>
      </w:pPr>
      <w:r>
        <w:t xml:space="preserve">Trigger: Record admission or controlled remapping.</w:t>
      </w:r>
    </w:p>
    <w:p>
      <w:pPr>
        <w:numPr>
          <w:ilvl w:val="0"/>
          <w:numId w:val="1022"/>
        </w:numPr>
        <w:pStyle w:val="Compact"/>
      </w:pPr>
      <w:r>
        <w:t xml:space="preserve">Accountable / Executing: Compliance Executive (QMS &amp; NDPA).</w:t>
      </w:r>
    </w:p>
    <w:p>
      <w:pPr>
        <w:numPr>
          <w:ilvl w:val="0"/>
          <w:numId w:val="1022"/>
        </w:numPr>
        <w:pStyle w:val="Compact"/>
      </w:pPr>
      <w:r>
        <w:t xml:space="preserve">Evidence: REC-0629 Records Governance Decision Record; REC-0632 Enterprise Records Catalogue.</w:t>
      </w:r>
    </w:p>
    <w:p>
      <w:pPr>
        <w:numPr>
          <w:ilvl w:val="0"/>
          <w:numId w:val="1022"/>
        </w:numPr>
        <w:pStyle w:val="Compact"/>
      </w:pPr>
      <w:r>
        <w:t xml:space="preserve">Risk: A record becomes untraceable because it lacks a unique identity or Type.</w:t>
      </w:r>
    </w:p>
    <w:p>
      <w:pPr>
        <w:numPr>
          <w:ilvl w:val="0"/>
          <w:numId w:val="1022"/>
        </w:numPr>
        <w:pStyle w:val="Compact"/>
      </w:pPr>
      <w:r>
        <w:t xml:space="preserve">Failure route: Admission blocked; the Compliance Executive (QMS &amp; NDPA) corrects REC-0629 and REC-0632.</w:t>
      </w:r>
    </w:p>
    <w:p>
      <w:pPr>
        <w:numPr>
          <w:ilvl w:val="0"/>
          <w:numId w:val="1022"/>
        </w:numPr>
        <w:pStyle w:val="Compact"/>
      </w:pPr>
      <w:r>
        <w:t xml:space="preserve">Exception route: None.</w:t>
      </w:r>
    </w:p>
    <w:p>
      <w:pPr>
        <w:numPr>
          <w:ilvl w:val="0"/>
          <w:numId w:val="1022"/>
        </w:numPr>
        <w:pStyle w:val="Compact"/>
      </w:pPr>
      <w:r>
        <w:t xml:space="preserve">Mapping: ISO 9001 7.5.2 a); ISO/IEC 27001 A.5.33.</w:t>
      </w:r>
    </w:p>
    <w:bookmarkEnd w:id="46"/>
    <w:bookmarkStart w:id="47" w:name="irg-002-controlled-taxonomy"/>
    <w:p>
      <w:pPr>
        <w:pStyle w:val="Heading3"/>
        <w:keepNext/>
        <w:pageBreakBefore w:val="0"/>
      </w:pPr>
      <w:r>
        <w:t xml:space="preserve">IRG-002 Controlled taxonomy</w:t>
      </w:r>
    </w:p>
    <w:p>
      <w:pPr>
        <w:numPr>
          <w:ilvl w:val="0"/>
          <w:numId w:val="1023"/>
        </w:numPr>
        <w:pStyle w:val="Compact"/>
      </w:pPr>
      <w:r>
        <w:t xml:space="preserve">Requirement: The Enterprise Record Type Taxonomy MUST be the authorised set of Types. A Type MUST carry semantics only and MUST change only by governed decision. Types based on format, channel, platform, location, department, client, privacy status or broad container MUST NOT be used.</w:t>
      </w:r>
    </w:p>
    <w:p>
      <w:pPr>
        <w:numPr>
          <w:ilvl w:val="0"/>
          <w:numId w:val="1023"/>
        </w:numPr>
        <w:pStyle w:val="Compact"/>
      </w:pPr>
      <w:r>
        <w:t xml:space="preserve">Trigger: Proposed new Type or definition change.</w:t>
      </w:r>
    </w:p>
    <w:p>
      <w:pPr>
        <w:numPr>
          <w:ilvl w:val="0"/>
          <w:numId w:val="1023"/>
        </w:numPr>
        <w:pStyle w:val="Compact"/>
      </w:pPr>
      <w:r>
        <w:t xml:space="preserve">Accountable / Executing: Compliance Executive (QMS &amp; NDPA).</w:t>
      </w:r>
    </w:p>
    <w:p>
      <w:pPr>
        <w:numPr>
          <w:ilvl w:val="0"/>
          <w:numId w:val="1023"/>
        </w:numPr>
        <w:pStyle w:val="Compact"/>
      </w:pPr>
      <w:r>
        <w:t xml:space="preserve">Evidence: REC-0628 Record Type Extension Request; REC-0631.</w:t>
      </w:r>
    </w:p>
    <w:p>
      <w:pPr>
        <w:numPr>
          <w:ilvl w:val="0"/>
          <w:numId w:val="1023"/>
        </w:numPr>
        <w:pStyle w:val="Compact"/>
      </w:pPr>
      <w:r>
        <w:t xml:space="preserve">Risk: Records are misclassified because Types are duplicated or false.</w:t>
      </w:r>
    </w:p>
    <w:p>
      <w:pPr>
        <w:numPr>
          <w:ilvl w:val="0"/>
          <w:numId w:val="1023"/>
        </w:numPr>
        <w:pStyle w:val="Compact"/>
      </w:pPr>
      <w:r>
        <w:t xml:space="preserve">Failure route: Type use blocked; REC-0628 dispositioned and REC-0631 updated.</w:t>
      </w:r>
    </w:p>
    <w:p>
      <w:pPr>
        <w:numPr>
          <w:ilvl w:val="0"/>
          <w:numId w:val="1023"/>
        </w:numPr>
        <w:pStyle w:val="Compact"/>
      </w:pPr>
      <w:r>
        <w:t xml:space="preserve">Exception route: None.</w:t>
      </w:r>
    </w:p>
    <w:p>
      <w:pPr>
        <w:numPr>
          <w:ilvl w:val="0"/>
          <w:numId w:val="1023"/>
        </w:numPr>
        <w:pStyle w:val="Compact"/>
      </w:pPr>
      <w:r>
        <w:t xml:space="preserve">Mapping: ISO/IEC 27001 A.5.33.</w:t>
      </w:r>
    </w:p>
    <w:bookmarkEnd w:id="47"/>
    <w:bookmarkStart w:id="48" w:name="irg-003-one-authoritative-source"/>
    <w:p>
      <w:pPr>
        <w:pStyle w:val="Heading3"/>
        <w:keepNext/>
        <w:pageBreakBefore w:val="0"/>
      </w:pPr>
      <w:r>
        <w:t xml:space="preserve">IRG-003 One authoritative source</w:t>
      </w:r>
    </w:p>
    <w:p>
      <w:pPr>
        <w:numPr>
          <w:ilvl w:val="0"/>
          <w:numId w:val="1024"/>
        </w:numPr>
        <w:pStyle w:val="Compact"/>
      </w:pPr>
      <w:r>
        <w:t xml:space="preserve">Requirement: Each record fact MUST have one authoritative source. Views, dashboards and reports MUST reference it and MUST NOT become a competing master.</w:t>
      </w:r>
    </w:p>
    <w:p>
      <w:pPr>
        <w:numPr>
          <w:ilvl w:val="0"/>
          <w:numId w:val="1024"/>
        </w:numPr>
        <w:pStyle w:val="Compact"/>
      </w:pPr>
      <w:r>
        <w:t xml:space="preserve">Trigger: Record creation or use; cross-register reporting.</w:t>
      </w:r>
    </w:p>
    <w:p>
      <w:pPr>
        <w:numPr>
          <w:ilvl w:val="0"/>
          <w:numId w:val="1024"/>
        </w:numPr>
        <w:pStyle w:val="Compact"/>
      </w:pPr>
      <w:r>
        <w:t xml:space="preserve">Accountable / Executing: Control Owner.</w:t>
      </w:r>
    </w:p>
    <w:p>
      <w:pPr>
        <w:numPr>
          <w:ilvl w:val="0"/>
          <w:numId w:val="1024"/>
        </w:numPr>
        <w:pStyle w:val="Compact"/>
      </w:pPr>
      <w:r>
        <w:t xml:space="preserve">Evidence: The governed Record ID concerned; REC-0632.</w:t>
      </w:r>
    </w:p>
    <w:p>
      <w:pPr>
        <w:numPr>
          <w:ilvl w:val="0"/>
          <w:numId w:val="1024"/>
        </w:numPr>
        <w:pStyle w:val="Compact"/>
      </w:pPr>
      <w:r>
        <w:t xml:space="preserve">Risk: Conflicting evidence and decisions arise because views copy source facts.</w:t>
      </w:r>
    </w:p>
    <w:p>
      <w:pPr>
        <w:numPr>
          <w:ilvl w:val="0"/>
          <w:numId w:val="1024"/>
        </w:numPr>
        <w:pStyle w:val="Compact"/>
      </w:pPr>
      <w:r>
        <w:t xml:space="preserve">Failure route: The Control Owner corrects the source link; the duplicate master is withdrawn under CDI change control.</w:t>
      </w:r>
    </w:p>
    <w:p>
      <w:pPr>
        <w:numPr>
          <w:ilvl w:val="0"/>
          <w:numId w:val="1024"/>
        </w:numPr>
        <w:pStyle w:val="Compact"/>
      </w:pPr>
      <w:r>
        <w:t xml:space="preserve">Exception route: None.</w:t>
      </w:r>
    </w:p>
    <w:p>
      <w:pPr>
        <w:numPr>
          <w:ilvl w:val="0"/>
          <w:numId w:val="1024"/>
        </w:numPr>
        <w:pStyle w:val="Compact"/>
      </w:pPr>
      <w:r>
        <w:t xml:space="preserve">Mapping: ISO 9001 7.5.3; ISO/IEC 27001 A.5.33.</w:t>
      </w:r>
    </w:p>
    <w:bookmarkEnd w:id="48"/>
    <w:bookmarkStart w:id="49" w:name="X191aec897305bd02c4ad597dfe53dad80c26201"/>
    <w:p>
      <w:pPr>
        <w:pStyle w:val="Heading3"/>
        <w:keepNext/>
        <w:pageBreakBefore w:val="0"/>
      </w:pPr>
      <w:r>
        <w:t xml:space="preserve">IRG-004 Validated source, retrieval route and custodian</w:t>
      </w:r>
    </w:p>
    <w:p>
      <w:pPr>
        <w:numPr>
          <w:ilvl w:val="0"/>
          <w:numId w:val="1025"/>
        </w:numPr>
        <w:pStyle w:val="Compact"/>
      </w:pPr>
      <w:r>
        <w:t xml:space="preserve">Requirement: Each control-used Record Name MUST have a validated production mode, store or source system, retrieval route and Custodian Role where custody exists, recorded in the Catalogue.</w:t>
      </w:r>
      <w:ins w:id="9001" w:author="Claude (GRC programme)" w:date="2026-10-06T02:40:00Z">
        <w:r>
          <w:t xml:space="preserve">  The store or source system MUST be a system listed in the Records Systems Register (DRG-QI-REG-RSR), and the location rules in that Register decide where each Record Name is kept.</w:t>
        </w:r>
      </w:ins>
    </w:p>
    <w:p>
      <w:pPr>
        <w:numPr>
          <w:ilvl w:val="0"/>
          <w:numId w:val="1025"/>
        </w:numPr>
        <w:pStyle w:val="Compact"/>
      </w:pPr>
      <w:r>
        <w:t xml:space="preserve">Trigger: Admission; store or custodian change; metadata review.</w:t>
      </w:r>
    </w:p>
    <w:p>
      <w:pPr>
        <w:numPr>
          <w:ilvl w:val="0"/>
          <w:numId w:val="1025"/>
        </w:numPr>
        <w:pStyle w:val="Compact"/>
      </w:pPr>
      <w:r>
        <w:t xml:space="preserve">Accountable / Executing: Control Owner / Compliance Executive (QMS &amp; NDPA).</w:t>
      </w:r>
    </w:p>
    <w:p>
      <w:pPr>
        <w:numPr>
          <w:ilvl w:val="0"/>
          <w:numId w:val="1025"/>
        </w:numPr>
        <w:pStyle w:val="Compact"/>
      </w:pPr>
      <w:r>
        <w:t xml:space="preserve">Evidence: REC-0632; REC-0629.</w:t>
      </w:r>
    </w:p>
    <w:p>
      <w:pPr>
        <w:numPr>
          <w:ilvl w:val="0"/>
          <w:numId w:val="1025"/>
        </w:numPr>
        <w:pStyle w:val="Compact"/>
      </w:pPr>
      <w:r>
        <w:t xml:space="preserve">Risk: A required record cannot be retrieved because its store, route or custodian is undefined.</w:t>
      </w:r>
    </w:p>
    <w:p>
      <w:pPr>
        <w:numPr>
          <w:ilvl w:val="0"/>
          <w:numId w:val="1025"/>
        </w:numPr>
        <w:pStyle w:val="Compact"/>
      </w:pPr>
      <w:r>
        <w:t xml:space="preserve">Failure route: The Control Owner restores retrieval and records an exception in REC-0630; unresolved failure escalates to the Compliance Executive (QMS &amp; NDPA).</w:t>
      </w:r>
    </w:p>
    <w:p>
      <w:pPr>
        <w:numPr>
          <w:ilvl w:val="0"/>
          <w:numId w:val="1025"/>
        </w:numPr>
        <w:pStyle w:val="Compact"/>
      </w:pPr>
      <w:r>
        <w:t xml:space="preserve">Exception route: No exception to identifiable retrieval. A temporary source outage is recorded and escalated.</w:t>
      </w:r>
    </w:p>
    <w:p>
      <w:pPr>
        <w:numPr>
          <w:ilvl w:val="0"/>
          <w:numId w:val="1025"/>
        </w:numPr>
        <w:pStyle w:val="Compact"/>
      </w:pPr>
      <w:r>
        <w:t xml:space="preserve">Mapping: ISO 9001 7.5.3.1 a); ISO/IEC 27001 A.5.33.</w:t>
      </w:r>
    </w:p>
    <w:bookmarkEnd w:id="49"/>
    <w:bookmarkStart w:id="50" w:name="irg-005-approved-retention-rule"/>
    <w:p>
      <w:pPr>
        <w:pStyle w:val="Heading3"/>
        <w:keepNext/>
        <w:pageBreakBefore w:val="0"/>
      </w:pPr>
      <w:r>
        <w:t xml:space="preserve">IRG-005 Approved retention rule</w:t>
      </w:r>
    </w:p>
    <w:p>
      <w:pPr>
        <w:numPr>
          <w:ilvl w:val="0"/>
          <w:numId w:val="1026"/>
        </w:numPr>
        <w:pStyle w:val="Compact"/>
      </w:pPr>
      <w:r>
        <w:t xml:space="preserve">Requirement: Retention MUST be set for each Record Name in its context with an approved rule or period, trigger and source authority. An unapproved statement MUST NOT be treated as a rule. A Record Name without an approved rule MUST carry the status "Unapproved, disposition held" and MUST NOT be disposed of. A privacy lawful basis is not by itself a retention authority. A minimum period is not an automatic destruction date. There is no blanket longest-period rule; conflicts are resolved by the applicable subject authority.</w:t>
      </w:r>
      <w:r>
        <w:t xml:space="preserve"> The retention period of a record is the rule cited from the Records Retention Rule Schedule in the Catalogue.</w:t>
      </w:r>
    </w:p>
    <w:p>
      <w:pPr>
        <w:numPr>
          <w:ilvl w:val="0"/>
          <w:numId w:val="1026"/>
        </w:numPr>
        <w:pStyle w:val="Compact"/>
      </w:pPr>
      <w:r>
        <w:t xml:space="preserve">Trigger: Admission; authority change; annual review.</w:t>
      </w:r>
    </w:p>
    <w:p>
      <w:pPr>
        <w:numPr>
          <w:ilvl w:val="0"/>
          <w:numId w:val="1026"/>
        </w:numPr>
        <w:pStyle w:val="Compact"/>
      </w:pPr>
      <w:r>
        <w:t xml:space="preserve">Accountable / Executing: Compliance Executive (QMS &amp; NDPA) / specialist authority (Legal &amp; Corporate Governance, Data Protection &amp; Privacy or Finance &amp; Administration owner as applicable).</w:t>
      </w:r>
    </w:p>
    <w:p>
      <w:pPr>
        <w:numPr>
          <w:ilvl w:val="0"/>
          <w:numId w:val="1026"/>
        </w:numPr>
        <w:pStyle w:val="Compact"/>
      </w:pPr>
      <w:r>
        <w:t xml:space="preserve">Evidence: REC-0632 retention fields; REC-0629.</w:t>
      </w:r>
    </w:p>
    <w:p>
      <w:pPr>
        <w:numPr>
          <w:ilvl w:val="0"/>
          <w:numId w:val="1026"/>
        </w:numPr>
        <w:pStyle w:val="Compact"/>
      </w:pPr>
      <w:r>
        <w:t xml:space="preserve">Risk: A record is deleted early or kept without authority, causing legal or privacy exposure.</w:t>
      </w:r>
    </w:p>
    <w:p>
      <w:pPr>
        <w:numPr>
          <w:ilvl w:val="0"/>
          <w:numId w:val="1026"/>
        </w:numPr>
        <w:pStyle w:val="Compact"/>
      </w:pPr>
      <w:r>
        <w:t xml:space="preserve">Failure route: Disposition held; specialist authority obtained and REC-0629 and REC-0632 corrected. Early deletion is an incident.</w:t>
      </w:r>
    </w:p>
    <w:p>
      <w:pPr>
        <w:numPr>
          <w:ilvl w:val="0"/>
          <w:numId w:val="1026"/>
        </w:numPr>
        <w:pStyle w:val="Compact"/>
      </w:pPr>
      <w:r>
        <w:t xml:space="preserve">Exception route: None. An unresolved period stays open and visible.</w:t>
      </w:r>
    </w:p>
    <w:p>
      <w:pPr>
        <w:numPr>
          <w:ilvl w:val="0"/>
          <w:numId w:val="1026"/>
        </w:numPr>
        <w:pStyle w:val="Compact"/>
      </w:pPr>
      <w:r>
        <w:t xml:space="preserve">Mapping: ISO 9001 7.5.3.2 d); ISO/IEC 27001 A.5.33; NDPA s24.</w:t>
      </w:r>
    </w:p>
    <w:bookmarkEnd w:id="50"/>
    <w:bookmarkStart w:id="51" w:name="irg-006-approved-disposition-and-hold"/>
    <w:p>
      <w:pPr>
        <w:pStyle w:val="Heading3"/>
        <w:keepNext/>
        <w:pageBreakBefore w:val="0"/>
      </w:pPr>
      <w:r>
        <w:t xml:space="preserve">IRG-006 Approved disposition and hold</w:t>
      </w:r>
    </w:p>
    <w:p>
      <w:pPr>
        <w:numPr>
          <w:ilvl w:val="0"/>
          <w:numId w:val="1027"/>
        </w:numPr>
        <w:pStyle w:val="Compact"/>
      </w:pPr>
      <w:r>
        <w:t xml:space="preserve">Requirement: Disposition and hold treatment MUST be approved for the Record Name and MUST NOT be inferred from deletion in a working system. A legal, investigation, audit, contractual or regulatory hold MUST suspend disposition.</w:t>
      </w:r>
      <w:r>
        <w:t xml:space="preserve"> Holds are placed and released under the Legal Hold and Disposition Suspension Procedure.</w:t>
      </w:r>
    </w:p>
    <w:p>
      <w:pPr>
        <w:numPr>
          <w:ilvl w:val="0"/>
          <w:numId w:val="1027"/>
        </w:numPr>
        <w:pStyle w:val="Compact"/>
      </w:pPr>
      <w:r>
        <w:t xml:space="preserve">Trigger: At the end of retention; on hold.</w:t>
      </w:r>
    </w:p>
    <w:p>
      <w:pPr>
        <w:numPr>
          <w:ilvl w:val="0"/>
          <w:numId w:val="1027"/>
        </w:numPr>
        <w:pStyle w:val="Compact"/>
      </w:pPr>
      <w:r>
        <w:t xml:space="preserve">Accountable / Executing: Control Owner / specialist authority.</w:t>
      </w:r>
    </w:p>
    <w:p>
      <w:pPr>
        <w:numPr>
          <w:ilvl w:val="0"/>
          <w:numId w:val="1027"/>
        </w:numPr>
        <w:pStyle w:val="Compact"/>
      </w:pPr>
      <w:r>
        <w:t xml:space="preserve">Evidence: REC-0632; disposition decision in the Records Disposition and Destruction Log.</w:t>
      </w:r>
    </w:p>
    <w:p>
      <w:pPr>
        <w:numPr>
          <w:ilvl w:val="0"/>
          <w:numId w:val="1027"/>
        </w:numPr>
        <w:pStyle w:val="Compact"/>
      </w:pPr>
      <w:r>
        <w:t xml:space="preserve">Risk: A held record is destroyed or an expired record is mishandled.</w:t>
      </w:r>
    </w:p>
    <w:p>
      <w:pPr>
        <w:numPr>
          <w:ilvl w:val="0"/>
          <w:numId w:val="1027"/>
        </w:numPr>
        <w:pStyle w:val="Compact"/>
      </w:pPr>
      <w:r>
        <w:t xml:space="preserve">Failure route: Disposition stopped while hold or authority is unresolved; escalated to the Compliance Executive (QMS &amp; NDPA) and specialist authority.</w:t>
      </w:r>
    </w:p>
    <w:p>
      <w:pPr>
        <w:numPr>
          <w:ilvl w:val="0"/>
          <w:numId w:val="1027"/>
        </w:numPr>
        <w:pStyle w:val="Compact"/>
      </w:pPr>
      <w:r>
        <w:t xml:space="preserve">Exception route: No exception to a legal or investigation hold.</w:t>
      </w:r>
    </w:p>
    <w:p>
      <w:pPr>
        <w:numPr>
          <w:ilvl w:val="0"/>
          <w:numId w:val="1027"/>
        </w:numPr>
        <w:pStyle w:val="Compact"/>
      </w:pPr>
      <w:r>
        <w:t xml:space="preserve">Mapping: ISO/IEC 27001 A.5.33, A.8.10.</w:t>
      </w:r>
    </w:p>
    <w:bookmarkEnd w:id="51"/>
    <w:bookmarkStart w:id="52" w:name="X5bb6883edc9a131c964cebfaee400ced2e47ee5"/>
    <w:p>
      <w:pPr>
        <w:pStyle w:val="Heading3"/>
        <w:keepNext/>
        <w:pageBreakBefore w:val="0"/>
      </w:pPr>
      <w:r>
        <w:t xml:space="preserve">IRG-007 Specialist references, not local rules</w:t>
      </w:r>
    </w:p>
    <w:p>
      <w:pPr>
        <w:numPr>
          <w:ilvl w:val="0"/>
          <w:numId w:val="1028"/>
        </w:numPr>
        <w:pStyle w:val="Compact"/>
      </w:pPr>
      <w:r>
        <w:t xml:space="preserve">Requirement: Records metadata MUST reference the applicable privacy, classification, legal, security and platform authority without redefining it. Every Record Name with Personal Data Status Yes or Conditional MUST carry a Specialist Register Reference to the Data Protection &amp; Privacy record.</w:t>
      </w:r>
    </w:p>
    <w:p>
      <w:pPr>
        <w:numPr>
          <w:ilvl w:val="0"/>
          <w:numId w:val="1028"/>
        </w:numPr>
        <w:pStyle w:val="Compact"/>
      </w:pPr>
      <w:r>
        <w:t xml:space="preserve">Trigger: Admission or change where a specialist attribute applies.</w:t>
      </w:r>
    </w:p>
    <w:p>
      <w:pPr>
        <w:numPr>
          <w:ilvl w:val="0"/>
          <w:numId w:val="1028"/>
        </w:numPr>
        <w:pStyle w:val="Compact"/>
      </w:pPr>
      <w:r>
        <w:t xml:space="preserve">Accountable / Executing: Compliance Executive (QMS &amp; NDPA).</w:t>
      </w:r>
    </w:p>
    <w:p>
      <w:pPr>
        <w:numPr>
          <w:ilvl w:val="0"/>
          <w:numId w:val="1028"/>
        </w:numPr>
        <w:pStyle w:val="Compact"/>
      </w:pPr>
      <w:r>
        <w:t xml:space="preserve">Evidence: Specialist reference in REC-0632.</w:t>
      </w:r>
    </w:p>
    <w:p>
      <w:pPr>
        <w:numPr>
          <w:ilvl w:val="0"/>
          <w:numId w:val="1028"/>
        </w:numPr>
        <w:pStyle w:val="Compact"/>
      </w:pPr>
      <w:r>
        <w:t xml:space="preserve">Risk: Specialist obligations are overridden because metadata invents local rules.</w:t>
      </w:r>
    </w:p>
    <w:p>
      <w:pPr>
        <w:numPr>
          <w:ilvl w:val="0"/>
          <w:numId w:val="1028"/>
        </w:numPr>
        <w:pStyle w:val="Compact"/>
      </w:pPr>
      <w:r>
        <w:t xml:space="preserve">Failure route: Conflict routed to the specialist owner; affected metadata withheld until aligned.</w:t>
      </w:r>
    </w:p>
    <w:p>
      <w:pPr>
        <w:numPr>
          <w:ilvl w:val="0"/>
          <w:numId w:val="1028"/>
        </w:numPr>
        <w:pStyle w:val="Compact"/>
      </w:pPr>
      <w:r>
        <w:t xml:space="preserve">Exception route: None.</w:t>
      </w:r>
    </w:p>
    <w:p>
      <w:pPr>
        <w:numPr>
          <w:ilvl w:val="0"/>
          <w:numId w:val="1028"/>
        </w:numPr>
        <w:pStyle w:val="Compact"/>
      </w:pPr>
      <w:r>
        <w:t xml:space="preserve">Mapping: ISO/IEC 27001 A.5.34; NDPA s24.</w:t>
      </w:r>
    </w:p>
    <w:bookmarkEnd w:id="52"/>
    <w:bookmarkStart w:id="53" w:name="X49206ff64872562205467f118a022cff5dfccbb"/>
    <w:p>
      <w:pPr>
        <w:pStyle w:val="Heading3"/>
        <w:keepNext/>
        <w:pageBreakBefore w:val="0"/>
      </w:pPr>
      <w:r>
        <w:t xml:space="preserve">IRG-008 Consistent identities and one published count</w:t>
      </w:r>
    </w:p>
    <w:p>
      <w:pPr>
        <w:numPr>
          <w:ilvl w:val="0"/>
          <w:numId w:val="1029"/>
        </w:numPr>
        <w:pStyle w:val="Compact"/>
      </w:pPr>
      <w:r>
        <w:t xml:space="preserve">Requirement: The Catalogue, Taxonomy and derived views MUST use consistent stable Record IDs after each controlled change. The Catalogue MUST carry one published population count, taken from the source workbook, on its cover; other records cite that count and do not restate their own.</w:t>
      </w:r>
    </w:p>
    <w:p>
      <w:pPr>
        <w:numPr>
          <w:ilvl w:val="0"/>
          <w:numId w:val="1029"/>
        </w:numPr>
        <w:pStyle w:val="Compact"/>
      </w:pPr>
      <w:r>
        <w:t xml:space="preserve">Trigger: Each controlled Taxonomy or Catalogue change; annual review.</w:t>
      </w:r>
    </w:p>
    <w:p>
      <w:pPr>
        <w:numPr>
          <w:ilvl w:val="0"/>
          <w:numId w:val="1029"/>
        </w:numPr>
        <w:pStyle w:val="Compact"/>
      </w:pPr>
      <w:r>
        <w:t xml:space="preserve">Accountable / Executing: Compliance Executive (QMS &amp; NDPA) / Information Security Officer.</w:t>
      </w:r>
    </w:p>
    <w:p>
      <w:pPr>
        <w:numPr>
          <w:ilvl w:val="0"/>
          <w:numId w:val="1029"/>
        </w:numPr>
        <w:pStyle w:val="Compact"/>
      </w:pPr>
      <w:r>
        <w:t xml:space="preserve">Evidence: REC-0630; REC-0631; REC-0632.</w:t>
      </w:r>
    </w:p>
    <w:p>
      <w:pPr>
        <w:numPr>
          <w:ilvl w:val="0"/>
          <w:numId w:val="1029"/>
        </w:numPr>
        <w:pStyle w:val="Compact"/>
      </w:pPr>
      <w:r>
        <w:t xml:space="preserve">Risk: Controls cite invalid evidence identities because links and counts drift.</w:t>
      </w:r>
    </w:p>
    <w:p>
      <w:pPr>
        <w:numPr>
          <w:ilvl w:val="0"/>
          <w:numId w:val="1029"/>
        </w:numPr>
        <w:pStyle w:val="Compact"/>
      </w:pPr>
      <w:r>
        <w:t xml:space="preserve">Failure route: The Information Security Officer flags a mismatch in REC-0630; the Compliance Executive (QMS &amp; NDPA) corrects before approving the change.</w:t>
      </w:r>
    </w:p>
    <w:p>
      <w:pPr>
        <w:numPr>
          <w:ilvl w:val="0"/>
          <w:numId w:val="1029"/>
        </w:numPr>
        <w:pStyle w:val="Compact"/>
      </w:pPr>
      <w:r>
        <w:t xml:space="preserve">Exception route: None.</w:t>
      </w:r>
    </w:p>
    <w:p>
      <w:pPr>
        <w:numPr>
          <w:ilvl w:val="0"/>
          <w:numId w:val="1029"/>
        </w:numPr>
        <w:pStyle w:val="Compact"/>
      </w:pPr>
      <w:r>
        <w:t xml:space="preserve">Mapping: ISO/IEC 27001 A.5.33.</w:t>
      </w:r>
    </w:p>
    <w:bookmarkEnd w:id="53"/>
    <w:bookmarkStart w:id="54" w:name="irg-009-governed-type-extension"/>
    <w:p>
      <w:pPr>
        <w:pStyle w:val="Heading3"/>
        <w:keepNext/>
        <w:pageBreakBefore w:val="0"/>
      </w:pPr>
      <w:r>
        <w:t xml:space="preserve">IRG-009 Governed Type extension</w:t>
      </w:r>
    </w:p>
    <w:p>
      <w:pPr>
        <w:numPr>
          <w:ilvl w:val="0"/>
          <w:numId w:val="1030"/>
        </w:numPr>
        <w:pStyle w:val="Compact"/>
      </w:pPr>
      <w:r>
        <w:t xml:space="preserve">Requirement: Where no Type fits, the Control Owner MUST raise a Record Type Extension Request before the Record Name is approved.</w:t>
      </w:r>
    </w:p>
    <w:p>
      <w:pPr>
        <w:numPr>
          <w:ilvl w:val="0"/>
          <w:numId w:val="1030"/>
        </w:numPr>
        <w:pStyle w:val="Compact"/>
      </w:pPr>
      <w:r>
        <w:t xml:space="preserve">Trigger: A genuine taxonomy gap.</w:t>
      </w:r>
    </w:p>
    <w:p>
      <w:pPr>
        <w:numPr>
          <w:ilvl w:val="0"/>
          <w:numId w:val="1030"/>
        </w:numPr>
        <w:pStyle w:val="Compact"/>
      </w:pPr>
      <w:r>
        <w:t xml:space="preserve">Accountable / Executing: Compliance Executive (QMS &amp; NDPA) decides / Control Owner proposes.</w:t>
      </w:r>
    </w:p>
    <w:p>
      <w:pPr>
        <w:numPr>
          <w:ilvl w:val="0"/>
          <w:numId w:val="1030"/>
        </w:numPr>
        <w:pStyle w:val="Compact"/>
      </w:pPr>
      <w:r>
        <w:t xml:space="preserve">Evidence: REC-0628; REC-0629.</w:t>
      </w:r>
    </w:p>
    <w:p>
      <w:pPr>
        <w:numPr>
          <w:ilvl w:val="0"/>
          <w:numId w:val="1030"/>
        </w:numPr>
        <w:pStyle w:val="Compact"/>
      </w:pPr>
      <w:r>
        <w:t xml:space="preserve">Risk: Records are misclassified because a semantic gap is not escalated.</w:t>
      </w:r>
    </w:p>
    <w:p>
      <w:pPr>
        <w:numPr>
          <w:ilvl w:val="0"/>
          <w:numId w:val="1030"/>
        </w:numPr>
        <w:pStyle w:val="Compact"/>
      </w:pPr>
      <w:r>
        <w:t xml:space="preserve">Failure route: Admission blocked; extension dispositioned in REC-0629.</w:t>
      </w:r>
    </w:p>
    <w:p>
      <w:pPr>
        <w:numPr>
          <w:ilvl w:val="0"/>
          <w:numId w:val="1030"/>
        </w:numPr>
        <w:pStyle w:val="Compact"/>
      </w:pPr>
      <w:r>
        <w:t xml:space="preserve">Exception route: A proposed Type MAY be used while drafting; it is not approved evidence.</w:t>
      </w:r>
    </w:p>
    <w:p>
      <w:pPr>
        <w:numPr>
          <w:ilvl w:val="0"/>
          <w:numId w:val="1030"/>
        </w:numPr>
        <w:pStyle w:val="Compact"/>
      </w:pPr>
      <w:r>
        <w:t xml:space="preserve">Mapping: ISO/IEC 27001 A.5.33.</w:t>
      </w:r>
    </w:p>
    <w:bookmarkEnd w:id="54"/>
    <w:bookmarkStart w:id="55" w:name="irg-010-central-admission"/>
    <w:p>
      <w:pPr>
        <w:pStyle w:val="Heading3"/>
        <w:keepNext/>
        <w:pageBreakBefore w:val="0"/>
      </w:pPr>
      <w:r>
        <w:t xml:space="preserve">IRG-010 Central admission</w:t>
      </w:r>
    </w:p>
    <w:p>
      <w:pPr>
        <w:numPr>
          <w:ilvl w:val="0"/>
          <w:numId w:val="1031"/>
        </w:numPr>
        <w:pStyle w:val="Compact"/>
      </w:pPr>
      <w:r>
        <w:t xml:space="preserve">Requirement: The Compliance Executive (QMS &amp; NDPA) MUST decompose and admit record candidates once, centrally. A label MUST NOT become authority because a control or discovery list mentions it.</w:t>
      </w:r>
    </w:p>
    <w:p>
      <w:pPr>
        <w:numPr>
          <w:ilvl w:val="0"/>
          <w:numId w:val="1031"/>
        </w:numPr>
        <w:pStyle w:val="Compact"/>
      </w:pPr>
      <w:r>
        <w:t xml:space="preserve">Trigger: A new record candidate.</w:t>
      </w:r>
    </w:p>
    <w:p>
      <w:pPr>
        <w:numPr>
          <w:ilvl w:val="0"/>
          <w:numId w:val="1031"/>
        </w:numPr>
        <w:pStyle w:val="Compact"/>
      </w:pPr>
      <w:r>
        <w:t xml:space="preserve">Accountable / Executing: Compliance Executive (QMS &amp; NDPA).</w:t>
      </w:r>
    </w:p>
    <w:p>
      <w:pPr>
        <w:numPr>
          <w:ilvl w:val="0"/>
          <w:numId w:val="1031"/>
        </w:numPr>
        <w:pStyle w:val="Compact"/>
      </w:pPr>
      <w:r>
        <w:t xml:space="preserve">Evidence: REC-0629; REC-0632.</w:t>
      </w:r>
    </w:p>
    <w:p>
      <w:pPr>
        <w:numPr>
          <w:ilvl w:val="0"/>
          <w:numId w:val="1031"/>
        </w:numPr>
        <w:pStyle w:val="Compact"/>
      </w:pPr>
      <w:r>
        <w:t xml:space="preserve">Risk: Duplicate or ambiguous evidence arises because candidates are admitted without central decomposition.</w:t>
      </w:r>
    </w:p>
    <w:p>
      <w:pPr>
        <w:numPr>
          <w:ilvl w:val="0"/>
          <w:numId w:val="1031"/>
        </w:numPr>
        <w:pStyle w:val="Compact"/>
      </w:pPr>
      <w:r>
        <w:t xml:space="preserve">Failure route: Kept as candidate until decomposed and admitted.</w:t>
      </w:r>
    </w:p>
    <w:p>
      <w:pPr>
        <w:numPr>
          <w:ilvl w:val="0"/>
          <w:numId w:val="1031"/>
        </w:numPr>
        <w:pStyle w:val="Compact"/>
      </w:pPr>
      <w:r>
        <w:t xml:space="preserve">Exception route: None.</w:t>
      </w:r>
    </w:p>
    <w:p>
      <w:pPr>
        <w:numPr>
          <w:ilvl w:val="0"/>
          <w:numId w:val="1031"/>
        </w:numPr>
        <w:pStyle w:val="Compact"/>
      </w:pPr>
      <w:r>
        <w:t xml:space="preserve">Mapping: ISO/IEC 27001 A.5.33.</w:t>
      </w:r>
    </w:p>
    <w:bookmarkEnd w:id="55"/>
    <w:bookmarkStart w:id="56" w:name="X0bdb3f9b7df8be8cbf8f98cb207a8b1b21f1454"/>
    <w:p>
      <w:pPr>
        <w:pStyle w:val="Heading3"/>
        <w:keepNext/>
        <w:pageBreakBefore w:val="0"/>
      </w:pPr>
      <w:r>
        <w:t xml:space="preserve">IRG-011 Annual review of control-used records</w:t>
      </w:r>
    </w:p>
    <w:p>
      <w:pPr>
        <w:numPr>
          <w:ilvl w:val="0"/>
          <w:numId w:val="1032"/>
        </w:numPr>
        <w:pStyle w:val="Compact"/>
      </w:pPr>
      <w:r>
        <w:t xml:space="preserve">Requirement: The Compliance Executive (QMS &amp; NDPA) MUST review control-used Record Names at least annually and on material change for duplicate identities, private taxonomies, local retention or findability rules and new candidates.</w:t>
      </w:r>
    </w:p>
    <w:p>
      <w:pPr>
        <w:numPr>
          <w:ilvl w:val="0"/>
          <w:numId w:val="1032"/>
        </w:numPr>
        <w:pStyle w:val="Compact"/>
      </w:pPr>
      <w:r>
        <w:t xml:space="preserve">Trigger: Annual; material change.</w:t>
      </w:r>
    </w:p>
    <w:p>
      <w:pPr>
        <w:numPr>
          <w:ilvl w:val="0"/>
          <w:numId w:val="1032"/>
        </w:numPr>
        <w:pStyle w:val="Compact"/>
      </w:pPr>
      <w:r>
        <w:t xml:space="preserve">Accountable / Executing: Compliance Executive (QMS &amp; NDPA).</w:t>
      </w:r>
    </w:p>
    <w:p>
      <w:pPr>
        <w:numPr>
          <w:ilvl w:val="0"/>
          <w:numId w:val="1032"/>
        </w:numPr>
        <w:pStyle w:val="Compact"/>
      </w:pPr>
      <w:r>
        <w:t xml:space="preserve">Evidence: REC-0630.</w:t>
      </w:r>
    </w:p>
    <w:p>
      <w:pPr>
        <w:numPr>
          <w:ilvl w:val="0"/>
          <w:numId w:val="1032"/>
        </w:numPr>
        <w:pStyle w:val="Compact"/>
      </w:pPr>
      <w:r>
        <w:t xml:space="preserve">Risk: Duplicate names and private metadata persist.</w:t>
      </w:r>
    </w:p>
    <w:p>
      <w:pPr>
        <w:numPr>
          <w:ilvl w:val="0"/>
          <w:numId w:val="1032"/>
        </w:numPr>
        <w:pStyle w:val="Compact"/>
      </w:pPr>
      <w:r>
        <w:t xml:space="preserve">Failure route: Finding logged in REC-0630 and source metadata corrected.</w:t>
      </w:r>
    </w:p>
    <w:p>
      <w:pPr>
        <w:numPr>
          <w:ilvl w:val="0"/>
          <w:numId w:val="1032"/>
        </w:numPr>
        <w:pStyle w:val="Compact"/>
      </w:pPr>
      <w:r>
        <w:t xml:space="preserve">Exception route: None.</w:t>
      </w:r>
    </w:p>
    <w:p>
      <w:pPr>
        <w:numPr>
          <w:ilvl w:val="0"/>
          <w:numId w:val="1032"/>
        </w:numPr>
        <w:pStyle w:val="Compact"/>
      </w:pPr>
      <w:r>
        <w:t xml:space="preserve">Mapping: ISO/IEC 27001 A.5.33.</w:t>
      </w:r>
    </w:p>
    <w:bookmarkEnd w:id="56"/>
    <w:bookmarkStart w:id="57" w:name="X8481642d00493935a455b42f26d27bb665cbde2"/>
    <w:p>
      <w:pPr>
        <w:pStyle w:val="Heading3"/>
        <w:keepNext/>
        <w:pageBreakBefore w:val="0"/>
      </w:pPr>
      <w:r>
        <w:t xml:space="preserve">IRG-012 Annual review of records metadata</w:t>
      </w:r>
    </w:p>
    <w:p>
      <w:pPr>
        <w:numPr>
          <w:ilvl w:val="0"/>
          <w:numId w:val="1033"/>
        </w:numPr>
        <w:pStyle w:val="Compact"/>
      </w:pPr>
      <w:r>
        <w:t xml:space="preserve">Requirement: The Compliance Executive (QMS &amp; NDPA) MUST review records metadata, including retention clocks and disposition status, and this control set at least annually and on material change, leaving unresolved metadata visibly open.</w:t>
      </w:r>
    </w:p>
    <w:p>
      <w:pPr>
        <w:numPr>
          <w:ilvl w:val="0"/>
          <w:numId w:val="1033"/>
        </w:numPr>
        <w:pStyle w:val="Compact"/>
      </w:pPr>
      <w:r>
        <w:t xml:space="preserve">Trigger: Annual; material change.</w:t>
      </w:r>
    </w:p>
    <w:p>
      <w:pPr>
        <w:numPr>
          <w:ilvl w:val="0"/>
          <w:numId w:val="1033"/>
        </w:numPr>
        <w:pStyle w:val="Compact"/>
      </w:pPr>
      <w:r>
        <w:t xml:space="preserve">Accountable / Executing: Compliance Executive (QMS &amp; NDPA).</w:t>
      </w:r>
    </w:p>
    <w:p>
      <w:pPr>
        <w:numPr>
          <w:ilvl w:val="0"/>
          <w:numId w:val="1033"/>
        </w:numPr>
        <w:pStyle w:val="Compact"/>
      </w:pPr>
      <w:r>
        <w:t xml:space="preserve">Evidence: REC-0630; REC-0632.</w:t>
      </w:r>
    </w:p>
    <w:p>
      <w:pPr>
        <w:numPr>
          <w:ilvl w:val="0"/>
          <w:numId w:val="1033"/>
        </w:numPr>
        <w:pStyle w:val="Compact"/>
      </w:pPr>
      <w:r>
        <w:t xml:space="preserve">Risk: Records metadata goes stale and gaps go unowned.</w:t>
      </w:r>
    </w:p>
    <w:p>
      <w:pPr>
        <w:numPr>
          <w:ilvl w:val="0"/>
          <w:numId w:val="1033"/>
        </w:numPr>
        <w:pStyle w:val="Compact"/>
      </w:pPr>
      <w:r>
        <w:t xml:space="preserve">Failure route: Overdue review recorded in REC-0630; correction assigned and tracked.</w:t>
      </w:r>
    </w:p>
    <w:p>
      <w:pPr>
        <w:numPr>
          <w:ilvl w:val="0"/>
          <w:numId w:val="1033"/>
        </w:numPr>
        <w:pStyle w:val="Compact"/>
      </w:pPr>
      <w:r>
        <w:t xml:space="preserve">Exception route: Deferral only by the Chief Compliance Officer, with reason and next review date recorded in REC-0630.</w:t>
      </w:r>
    </w:p>
    <w:p>
      <w:pPr>
        <w:numPr>
          <w:ilvl w:val="0"/>
          <w:numId w:val="1033"/>
        </w:numPr>
        <w:pStyle w:val="Compact"/>
      </w:pPr>
      <w:r>
        <w:t xml:space="preserve">Mapping: ISO/IEC 27001 A.5.33.</w:t>
      </w:r>
    </w:p>
    <w:bookmarkEnd w:id="57"/>
    <w:bookmarkStart w:id="58" w:name="irg-013-records-must-be-producible"/>
    <w:p>
      <w:pPr>
        <w:pStyle w:val="Heading3"/>
        <w:keepNext/>
        <w:pageBreakBefore w:val="0"/>
      </w:pPr>
      <w:r>
        <w:t xml:space="preserve">IRG-013 Records must be producible</w:t>
      </w:r>
    </w:p>
    <w:p>
      <w:pPr>
        <w:numPr>
          <w:ilvl w:val="0"/>
          <w:numId w:val="1034"/>
        </w:numPr>
        <w:pStyle w:val="Compact"/>
      </w:pPr>
      <w:r>
        <w:t xml:space="preserve">Requirement: A control MUST NOT name evidence that cannot actually be created. Every Record Name in the Catalogue MUST state its production mode and how it is produced (the system, form, template or act that creates it). Evidence that cannot be demonstrated MUST NOT be admitted.</w:t>
      </w:r>
    </w:p>
    <w:p>
      <w:pPr>
        <w:numPr>
          <w:ilvl w:val="0"/>
          <w:numId w:val="1034"/>
        </w:numPr>
        <w:pStyle w:val="Compact"/>
      </w:pPr>
      <w:r>
        <w:t xml:space="preserve">Trigger: Admission; control design and change.</w:t>
      </w:r>
    </w:p>
    <w:p>
      <w:pPr>
        <w:numPr>
          <w:ilvl w:val="0"/>
          <w:numId w:val="1034"/>
        </w:numPr>
        <w:pStyle w:val="Compact"/>
      </w:pPr>
      <w:r>
        <w:t xml:space="preserve">Accountable / Executing: Control Owner / Compliance Executive (QMS &amp; NDPA).</w:t>
      </w:r>
    </w:p>
    <w:p>
      <w:pPr>
        <w:numPr>
          <w:ilvl w:val="0"/>
          <w:numId w:val="1034"/>
        </w:numPr>
        <w:pStyle w:val="Compact"/>
      </w:pPr>
      <w:r>
        <w:t xml:space="preserve">Evidence: REC-0632 Production mode field; REC-0629.</w:t>
      </w:r>
    </w:p>
    <w:p>
      <w:pPr>
        <w:numPr>
          <w:ilvl w:val="0"/>
          <w:numId w:val="1034"/>
        </w:numPr>
        <w:pStyle w:val="Compact"/>
      </w:pPr>
      <w:r>
        <w:t xml:space="preserve">Risk: A control appears evidenced on paper but cannot be proven in practice.</w:t>
      </w:r>
    </w:p>
    <w:p>
      <w:pPr>
        <w:numPr>
          <w:ilvl w:val="0"/>
          <w:numId w:val="1034"/>
        </w:numPr>
        <w:pStyle w:val="Compact"/>
      </w:pPr>
      <w:r>
        <w:t xml:space="preserve">Failure route: Admission blocked; the control is returned to its Control Owner (V09).</w:t>
      </w:r>
    </w:p>
    <w:p>
      <w:pPr>
        <w:numPr>
          <w:ilvl w:val="0"/>
          <w:numId w:val="1034"/>
        </w:numPr>
        <w:pStyle w:val="Compact"/>
      </w:pPr>
      <w:r>
        <w:t xml:space="preserve">Exception route: None.</w:t>
      </w:r>
    </w:p>
    <w:p>
      <w:pPr>
        <w:numPr>
          <w:ilvl w:val="0"/>
          <w:numId w:val="1034"/>
        </w:numPr>
        <w:pStyle w:val="Compact"/>
      </w:pPr>
      <w:r>
        <w:t xml:space="preserve">Mapping: ISO 9001 7.5.1 b); ISO/IEC 27001 7.5.1 b).</w:t>
      </w:r>
    </w:p>
    <w:bookmarkEnd w:id="58"/>
    <w:bookmarkStart w:id="59" w:name="irg-014-production-and-storage-mode"/>
    <w:p>
      <w:pPr>
        <w:pStyle w:val="Heading3"/>
        <w:keepNext/>
        <w:pageBreakBefore w:val="0"/>
      </w:pPr>
      <w:r>
        <w:t xml:space="preserve">IRG-014 Production and storage mode</w:t>
      </w:r>
    </w:p>
    <w:p>
      <w:pPr>
        <w:numPr>
          <w:ilvl w:val="0"/>
          <w:numId w:val="1035"/>
        </w:numPr>
        <w:pStyle w:val="Compact"/>
      </w:pPr>
      <w:r>
        <w:t xml:space="preserve">Requirement: Each Record Name MUST be assigned one production mode from Section 8.0 and stored as that mode requires. Evidence at source MUST stay at source; the Catalogue MUST name the source system, the owning role and the retrieval route instead of a copy. A copy made for an auditor is an uncontrolled point-in-time copy and does not become the master.</w:t>
      </w:r>
    </w:p>
    <w:p>
      <w:pPr>
        <w:numPr>
          <w:ilvl w:val="0"/>
          <w:numId w:val="1035"/>
        </w:numPr>
        <w:pStyle w:val="Compact"/>
      </w:pPr>
      <w:r>
        <w:t xml:space="preserve">Trigger: Admission; change of system or store.</w:t>
      </w:r>
    </w:p>
    <w:p>
      <w:pPr>
        <w:numPr>
          <w:ilvl w:val="0"/>
          <w:numId w:val="1035"/>
        </w:numPr>
        <w:pStyle w:val="Compact"/>
      </w:pPr>
      <w:r>
        <w:t xml:space="preserve">Accountable / Executing: Control Owner / Compliance Executive (QMS &amp; NDPA).</w:t>
      </w:r>
    </w:p>
    <w:p>
      <w:pPr>
        <w:numPr>
          <w:ilvl w:val="0"/>
          <w:numId w:val="1035"/>
        </w:numPr>
        <w:pStyle w:val="Compact"/>
      </w:pPr>
      <w:r>
        <w:t xml:space="preserve">Evidence: REC-0632 Production mode and Store or source system fields.</w:t>
      </w:r>
    </w:p>
    <w:p>
      <w:pPr>
        <w:numPr>
          <w:ilvl w:val="0"/>
          <w:numId w:val="1035"/>
        </w:numPr>
        <w:pStyle w:val="Compact"/>
      </w:pPr>
      <w:r>
        <w:t xml:space="preserve">Risk: Evidence is duplicated, lost or stale because it is copied out of its source or kept in the wrong place.</w:t>
      </w:r>
    </w:p>
    <w:p>
      <w:pPr>
        <w:numPr>
          <w:ilvl w:val="0"/>
          <w:numId w:val="1035"/>
        </w:numPr>
        <w:pStyle w:val="Compact"/>
      </w:pPr>
      <w:r>
        <w:t xml:space="preserve">Failure route: The Control Owner corrects the store; duplicate copies are withdrawn under IRG-003.</w:t>
      </w:r>
    </w:p>
    <w:p>
      <w:pPr>
        <w:numPr>
          <w:ilvl w:val="0"/>
          <w:numId w:val="1035"/>
        </w:numPr>
        <w:pStyle w:val="Compact"/>
      </w:pPr>
      <w:r>
        <w:t xml:space="preserve">Exception route: None.</w:t>
      </w:r>
    </w:p>
    <w:p>
      <w:pPr>
        <w:numPr>
          <w:ilvl w:val="0"/>
          <w:numId w:val="1035"/>
        </w:numPr>
        <w:pStyle w:val="Compact"/>
      </w:pPr>
      <w:r>
        <w:t xml:space="preserve">Mapping: ISO 9001 7.5.3.1; ISO/IEC 27001 A.5.33.</w:t>
      </w:r>
    </w:p>
    <w:bookmarkEnd w:id="59"/>
    <w:bookmarkStart w:id="60" w:name="Xeb2db3db44ee4893d2b996982ff4113a5e6583f"/>
    <w:p>
      <w:pPr>
        <w:pStyle w:val="Heading3"/>
        <w:keepNext/>
        <w:pageBreakBefore w:val="0"/>
      </w:pPr>
      <w:r>
        <w:t xml:space="preserve">IRG-015 Retained, retrievable and presentable in a named store</w:t>
      </w:r>
    </w:p>
    <w:p>
      <w:pPr>
        <w:numPr>
          <w:ilvl w:val="0"/>
          <w:numId w:val="1036"/>
        </w:numPr>
        <w:pStyle w:val="Compact"/>
      </w:pPr>
      <w:r>
        <w:t xml:space="preserve">Requirement: Every record MUST be kept in its named store or source system for its full retention period, and MUST remain retrievable and presentable in readable form throughout. Personal drives, inboxes, chat threads and uncontrolled folders MUST NOT be a store.</w:t>
      </w:r>
      <w:ins w:id="9002" w:author="Claude (GRC programme)" w:date="2026-10-06T02:40:00Z">
        <w:r>
          <w:t xml:space="preserve">  A named store MUST be a system listed in the Records Systems Register.</w:t>
        </w:r>
      </w:ins>
    </w:p>
    <w:p>
      <w:pPr>
        <w:numPr>
          <w:ilvl w:val="0"/>
          <w:numId w:val="1036"/>
        </w:numPr>
        <w:pStyle w:val="Compact"/>
      </w:pPr>
      <w:r>
        <w:t xml:space="preserve">Trigger: Record creation; store change; annual review.</w:t>
      </w:r>
    </w:p>
    <w:p>
      <w:pPr>
        <w:numPr>
          <w:ilvl w:val="0"/>
          <w:numId w:val="1036"/>
        </w:numPr>
        <w:pStyle w:val="Compact"/>
      </w:pPr>
      <w:r>
        <w:t xml:space="preserve">Accountable / Executing: Custodian Role / Control Owner.</w:t>
      </w:r>
    </w:p>
    <w:p>
      <w:pPr>
        <w:numPr>
          <w:ilvl w:val="0"/>
          <w:numId w:val="1036"/>
        </w:numPr>
        <w:pStyle w:val="Compact"/>
      </w:pPr>
      <w:r>
        <w:t xml:space="preserve">Evidence: REC-0632 Store or source system field; retrieval test results under IRG-022.</w:t>
      </w:r>
    </w:p>
    <w:p>
      <w:pPr>
        <w:numPr>
          <w:ilvl w:val="0"/>
          <w:numId w:val="1036"/>
        </w:numPr>
        <w:pStyle w:val="Compact"/>
      </w:pPr>
      <w:r>
        <w:t xml:space="preserve">Risk: A record exists but cannot be produced when needed.</w:t>
      </w:r>
    </w:p>
    <w:p>
      <w:pPr>
        <w:numPr>
          <w:ilvl w:val="0"/>
          <w:numId w:val="1036"/>
        </w:numPr>
        <w:pStyle w:val="Compact"/>
      </w:pPr>
      <w:r>
        <w:t xml:space="preserve">Failure route: The Custodian Role moves the record to its named store and records the correction in REC-0630.</w:t>
      </w:r>
    </w:p>
    <w:p>
      <w:pPr>
        <w:numPr>
          <w:ilvl w:val="0"/>
          <w:numId w:val="1036"/>
        </w:numPr>
        <w:pStyle w:val="Compact"/>
      </w:pPr>
      <w:r>
        <w:t xml:space="preserve">Exception route: None.</w:t>
      </w:r>
    </w:p>
    <w:p>
      <w:pPr>
        <w:numPr>
          <w:ilvl w:val="0"/>
          <w:numId w:val="1036"/>
        </w:numPr>
        <w:pStyle w:val="Compact"/>
      </w:pPr>
      <w:r>
        <w:t xml:space="preserve">Mapping: ISO 9001 7.5.3.1 a), 7.5.3.2 b); ISO/IEC 27001 A.5.33.</w:t>
      </w:r>
    </w:p>
    <w:bookmarkEnd w:id="60"/>
    <w:bookmarkStart w:id="61" w:name="irg-016-findability-data"/>
    <w:p>
      <w:pPr>
        <w:pStyle w:val="Heading3"/>
        <w:keepNext/>
        <w:pageBreakBefore w:val="0"/>
      </w:pPr>
      <w:r>
        <w:t xml:space="preserve">IRG-016 Findability data</w:t>
      </w:r>
    </w:p>
    <w:p>
      <w:pPr>
        <w:numPr>
          <w:ilvl w:val="0"/>
          <w:numId w:val="1037"/>
        </w:numPr>
        <w:pStyle w:val="Compact"/>
      </w:pPr>
      <w:r>
        <w:t xml:space="preserve">Requirement: For each Record Name the Catalogue MUST record the fields in Section 7.0, including Control ID, store or source path, Custodian Role, retrieval route and search terms, so that a reviewer or auditor can find the record without relying on one person.</w:t>
      </w:r>
    </w:p>
    <w:p>
      <w:pPr>
        <w:numPr>
          <w:ilvl w:val="0"/>
          <w:numId w:val="1037"/>
        </w:numPr>
        <w:pStyle w:val="Compact"/>
      </w:pPr>
      <w:r>
        <w:t xml:space="preserve">Trigger: Admission; change; annual review.</w:t>
      </w:r>
    </w:p>
    <w:p>
      <w:pPr>
        <w:numPr>
          <w:ilvl w:val="0"/>
          <w:numId w:val="1037"/>
        </w:numPr>
        <w:pStyle w:val="Compact"/>
      </w:pPr>
      <w:r>
        <w:t xml:space="preserve">Accountable / Executing: Compliance Executive (QMS &amp; NDPA) / Control Owner.</w:t>
      </w:r>
    </w:p>
    <w:p>
      <w:pPr>
        <w:numPr>
          <w:ilvl w:val="0"/>
          <w:numId w:val="1037"/>
        </w:numPr>
        <w:pStyle w:val="Compact"/>
      </w:pPr>
      <w:r>
        <w:t xml:space="preserve">Evidence: REC-0632.</w:t>
      </w:r>
    </w:p>
    <w:p>
      <w:pPr>
        <w:numPr>
          <w:ilvl w:val="0"/>
          <w:numId w:val="1037"/>
        </w:numPr>
        <w:pStyle w:val="Compact"/>
      </w:pPr>
      <w:r>
        <w:t xml:space="preserve">Risk: Auditors cannot be shown where evidence is or who holds it.</w:t>
      </w:r>
    </w:p>
    <w:p>
      <w:pPr>
        <w:numPr>
          <w:ilvl w:val="0"/>
          <w:numId w:val="1037"/>
        </w:numPr>
        <w:pStyle w:val="Compact"/>
      </w:pPr>
      <w:r>
        <w:t xml:space="preserve">Failure route: Missing findability data is raised as an exception in REC-0630 to the Control Owner.</w:t>
      </w:r>
    </w:p>
    <w:p>
      <w:pPr>
        <w:numPr>
          <w:ilvl w:val="0"/>
          <w:numId w:val="1037"/>
        </w:numPr>
        <w:pStyle w:val="Compact"/>
      </w:pPr>
      <w:r>
        <w:t xml:space="preserve">Exception route: None.</w:t>
      </w:r>
    </w:p>
    <w:p>
      <w:pPr>
        <w:numPr>
          <w:ilvl w:val="0"/>
          <w:numId w:val="1037"/>
        </w:numPr>
        <w:pStyle w:val="Compact"/>
      </w:pPr>
      <w:r>
        <w:t xml:space="preserve">Mapping: ISO 9001 7.5.3.2 a); ISO/IEC 27001 A.5.33.</w:t>
      </w:r>
    </w:p>
    <w:bookmarkEnd w:id="61"/>
    <w:bookmarkStart w:id="62" w:name="irg-017-retention-clock"/>
    <w:p>
      <w:pPr>
        <w:pStyle w:val="Heading3"/>
        <w:keepNext/>
        <w:pageBreakBefore w:val="0"/>
      </w:pPr>
      <w:r>
        <w:t xml:space="preserve">IRG-017 Retention clock</w:t>
      </w:r>
    </w:p>
    <w:p>
      <w:pPr>
        <w:numPr>
          <w:ilvl w:val="0"/>
          <w:numId w:val="1038"/>
        </w:numPr>
        <w:pStyle w:val="Compact"/>
      </w:pPr>
      <w:r>
        <w:t xml:space="preserve">Requirement: Each Record Name MUST state its retention trigger event and where the trigger date is found (the system field, register field or document date). The Custodian Role MUST track the retention count against that date, and the Compliance Executive (QMS &amp; NDPA) MUST review clocks annually under IRG-012. Where a trigger event cannot be dated, the Custodian Role MUST use the latest date evidenced on the record, record that basis on the disposition decision, and hold disposition until a date is established where no date at all can be evidenced.</w:t>
      </w:r>
    </w:p>
    <w:p>
      <w:pPr>
        <w:numPr>
          <w:ilvl w:val="0"/>
          <w:numId w:val="1038"/>
        </w:numPr>
        <w:pStyle w:val="Compact"/>
      </w:pPr>
      <w:r>
        <w:t xml:space="preserve">Trigger: Record creation; trigger event; annual review.</w:t>
      </w:r>
    </w:p>
    <w:p>
      <w:pPr>
        <w:numPr>
          <w:ilvl w:val="0"/>
          <w:numId w:val="1038"/>
        </w:numPr>
        <w:pStyle w:val="Compact"/>
      </w:pPr>
      <w:r>
        <w:t xml:space="preserve">Accountable / Executing: Custodian Role / Compliance Executive (QMS &amp; NDPA).</w:t>
      </w:r>
    </w:p>
    <w:p>
      <w:pPr>
        <w:numPr>
          <w:ilvl w:val="0"/>
          <w:numId w:val="1038"/>
        </w:numPr>
        <w:pStyle w:val="Compact"/>
      </w:pPr>
      <w:r>
        <w:t xml:space="preserve">Evidence: REC-0632 Retention trigger and Trigger date source fields; REC-0630.</w:t>
      </w:r>
    </w:p>
    <w:p>
      <w:pPr>
        <w:numPr>
          <w:ilvl w:val="0"/>
          <w:numId w:val="1038"/>
        </w:numPr>
        <w:pStyle w:val="Compact"/>
      </w:pPr>
      <w:r>
        <w:t xml:space="preserve">Risk: Records are destroyed early or kept indefinitely because the retention count has no dated start.</w:t>
      </w:r>
    </w:p>
    <w:p>
      <w:pPr>
        <w:numPr>
          <w:ilvl w:val="0"/>
          <w:numId w:val="1038"/>
        </w:numPr>
        <w:pStyle w:val="Compact"/>
      </w:pPr>
      <w:r>
        <w:t xml:space="preserve">Failure route: Disposition held; missing trigger raised in REC-0630.</w:t>
      </w:r>
    </w:p>
    <w:p>
      <w:pPr>
        <w:numPr>
          <w:ilvl w:val="0"/>
          <w:numId w:val="1038"/>
        </w:numPr>
        <w:pStyle w:val="Compact"/>
      </w:pPr>
      <w:r>
        <w:t xml:space="preserve">Exception route: None.</w:t>
      </w:r>
    </w:p>
    <w:p>
      <w:pPr>
        <w:numPr>
          <w:ilvl w:val="0"/>
          <w:numId w:val="1038"/>
        </w:numPr>
        <w:pStyle w:val="Compact"/>
      </w:pPr>
      <w:r>
        <w:t xml:space="preserve">Mapping: ISO/IEC 27001 A.5.33; NDPA s24.</w:t>
      </w:r>
    </w:p>
    <w:bookmarkEnd w:id="62"/>
    <w:bookmarkStart w:id="63" w:name="irg-018-end-of-life-decision"/>
    <w:p>
      <w:pPr>
        <w:pStyle w:val="Heading3"/>
        <w:keepNext/>
        <w:pageBreakBefore w:val="0"/>
      </w:pPr>
      <w:r>
        <w:t xml:space="preserve">IRG-018 End-of-life decision</w:t>
      </w:r>
    </w:p>
    <w:p>
      <w:pPr>
        <w:numPr>
          <w:ilvl w:val="0"/>
          <w:numId w:val="1039"/>
        </w:numPr>
        <w:pStyle w:val="Compact"/>
      </w:pPr>
      <w:r>
        <w:t xml:space="preserve">Requirement: When retention ends, the Custodian Role MUST record a disposition decision choosing one end-of-life option. For digital records, deletion is not forced: the owner MAY retain the record with a recorded reason and a review date no later than 12 months ahead, subject to any specialist rule that requires deletion of personal data. Physical records MUST follow IRG-021. The decision MUST state the Record ID, the records covered, the option taken, the reason, the date and the role and person who decided.</w:t>
      </w:r>
      <w:r>
        <w:t xml:space="preserve"> The Custodian Role MAY make one class level standing disposition decision a year for records that expire automatically, in place of a decision for each record.</w:t>
      </w:r>
    </w:p>
    <w:p>
      <w:pPr>
        <w:numPr>
          <w:ilvl w:val="0"/>
          <w:numId w:val="1039"/>
        </w:numPr>
        <w:pStyle w:val="Compact"/>
      </w:pPr>
      <w:r>
        <w:t xml:space="preserve">Trigger: End of retention.</w:t>
      </w:r>
    </w:p>
    <w:p>
      <w:pPr>
        <w:numPr>
          <w:ilvl w:val="0"/>
          <w:numId w:val="1039"/>
        </w:numPr>
        <w:pStyle w:val="Compact"/>
      </w:pPr>
      <w:r>
        <w:t xml:space="preserve">Accountable / Executing: Custodian Role / Compliance Executive (QMS &amp; NDPA) keeps the log.</w:t>
      </w:r>
    </w:p>
    <w:p>
      <w:pPr>
        <w:numPr>
          <w:ilvl w:val="0"/>
          <w:numId w:val="1039"/>
        </w:numPr>
        <w:pStyle w:val="Compact"/>
      </w:pPr>
      <w:r>
        <w:t xml:space="preserve">Evidence: Records Disposition and Destruction Log.</w:t>
      </w:r>
    </w:p>
    <w:p>
      <w:pPr>
        <w:numPr>
          <w:ilvl w:val="0"/>
          <w:numId w:val="1039"/>
        </w:numPr>
        <w:pStyle w:val="Compact"/>
      </w:pPr>
      <w:r>
        <w:t xml:space="preserve">Risk: Records are destroyed or kept with no accountable decision.</w:t>
      </w:r>
    </w:p>
    <w:p>
      <w:pPr>
        <w:numPr>
          <w:ilvl w:val="0"/>
          <w:numId w:val="1039"/>
        </w:numPr>
        <w:pStyle w:val="Compact"/>
      </w:pPr>
      <w:r>
        <w:t xml:space="preserve">Failure route: An undecided expired record is raised in REC-0630 to the Custodian Role.</w:t>
      </w:r>
    </w:p>
    <w:p>
      <w:pPr>
        <w:numPr>
          <w:ilvl w:val="0"/>
          <w:numId w:val="1039"/>
        </w:numPr>
        <w:pStyle w:val="Compact"/>
      </w:pPr>
      <w:r>
        <w:t xml:space="preserve">Exception route: A hold under IRG-006 suspends the decision.</w:t>
      </w:r>
    </w:p>
    <w:p>
      <w:pPr>
        <w:numPr>
          <w:ilvl w:val="0"/>
          <w:numId w:val="1039"/>
        </w:numPr>
        <w:pStyle w:val="Compact"/>
      </w:pPr>
      <w:r>
        <w:t xml:space="preserve">Mapping: ISO/IEC 27001 A.5.33, A.8.10; NDPA s24.</w:t>
      </w:r>
    </w:p>
    <w:bookmarkEnd w:id="63"/>
    <w:bookmarkStart w:id="64" w:name="irg-019-storage-protection"/>
    <w:p>
      <w:pPr>
        <w:pStyle w:val="Heading3"/>
        <w:keepNext/>
        <w:pageBreakBefore w:val="0"/>
      </w:pPr>
      <w:r>
        <w:t xml:space="preserve">IRG-019 Storage protection</w:t>
      </w:r>
    </w:p>
    <w:p>
      <w:pPr>
        <w:numPr>
          <w:ilvl w:val="0"/>
          <w:numId w:val="1040"/>
        </w:numPr>
        <w:pStyle w:val="Compact"/>
      </w:pPr>
      <w:r>
        <w:t xml:space="preserve">Requirement: Records MUST be protected by controls matched to their classification. Digital records MUST be held in approved cloud platforms covered by a data processing agreement, with access restricted to authorised roles and version control on important records. Personal data records MUST be encrypted at rest and in transit, and encryption keys MUST be kept for the full retention period of the records they protect. Removable media MUST NOT be used as primary storage. Physical records MUST be kept only where law requires, scanned to the digital store, and held in locked access-controlled cabinets or rooms with an index, suitable environmental conditions and an access log.</w:t>
      </w:r>
    </w:p>
    <w:p>
      <w:pPr>
        <w:numPr>
          <w:ilvl w:val="0"/>
          <w:numId w:val="1040"/>
        </w:numPr>
        <w:pStyle w:val="Compact"/>
      </w:pPr>
      <w:r>
        <w:t xml:space="preserve">Trigger: Store selection; annual review.</w:t>
      </w:r>
    </w:p>
    <w:p>
      <w:pPr>
        <w:numPr>
          <w:ilvl w:val="0"/>
          <w:numId w:val="1040"/>
        </w:numPr>
        <w:pStyle w:val="Compact"/>
      </w:pPr>
      <w:r>
        <w:t xml:space="preserve">Accountable / Executing: Information Security Officer / Custodian Role.</w:t>
      </w:r>
    </w:p>
    <w:p>
      <w:pPr>
        <w:numPr>
          <w:ilvl w:val="0"/>
          <w:numId w:val="1040"/>
        </w:numPr>
        <w:pStyle w:val="Compact"/>
      </w:pPr>
      <w:r>
        <w:t xml:space="preserve">Evidence: Platform access and encryption configuration (evidence at source); physical access log.</w:t>
      </w:r>
    </w:p>
    <w:p>
      <w:pPr>
        <w:numPr>
          <w:ilvl w:val="0"/>
          <w:numId w:val="1040"/>
        </w:numPr>
        <w:pStyle w:val="Compact"/>
      </w:pPr>
      <w:r>
        <w:t xml:space="preserve">Risk: Records are lost, altered or disclosed because storage is unprotected.</w:t>
      </w:r>
    </w:p>
    <w:p>
      <w:pPr>
        <w:numPr>
          <w:ilvl w:val="0"/>
          <w:numId w:val="1040"/>
        </w:numPr>
        <w:pStyle w:val="Compact"/>
      </w:pPr>
      <w:r>
        <w:t xml:space="preserve">Failure route: Raised as an information security incident to the Information Security Officer.</w:t>
      </w:r>
    </w:p>
    <w:p>
      <w:pPr>
        <w:numPr>
          <w:ilvl w:val="0"/>
          <w:numId w:val="1040"/>
        </w:numPr>
        <w:pStyle w:val="Compact"/>
      </w:pPr>
      <w:r>
        <w:t xml:space="preserve">Exception route: The Information Security Officer MAY approve a time-limited storage exception, recorded with reason and expiry.</w:t>
      </w:r>
    </w:p>
    <w:p>
      <w:pPr>
        <w:numPr>
          <w:ilvl w:val="0"/>
          <w:numId w:val="1040"/>
        </w:numPr>
        <w:pStyle w:val="Compact"/>
      </w:pPr>
      <w:r>
        <w:t xml:space="preserve">Mapping: ISO/IEC 27001 A.5.33, A.7.10, A.8.24; NDPA s39.</w:t>
      </w:r>
    </w:p>
    <w:bookmarkEnd w:id="64"/>
    <w:bookmarkStart w:id="65" w:name="X8e33c35b83ee2b4d02ecf2d41b411411fe7b1fc"/>
    <w:p>
      <w:pPr>
        <w:pStyle w:val="Heading3"/>
        <w:keepNext/>
        <w:pageBreakBefore w:val="0"/>
      </w:pPr>
      <w:r>
        <w:t xml:space="preserve">IRG-020 Access review for sensitive records</w:t>
      </w:r>
    </w:p>
    <w:p>
      <w:pPr>
        <w:numPr>
          <w:ilvl w:val="0"/>
          <w:numId w:val="1041"/>
        </w:numPr>
        <w:pStyle w:val="Compact"/>
      </w:pPr>
      <w:r>
        <w:t xml:space="preserve">Requirement: Access to sensitive record categories (personal data, HR, finance, legal, credential verification, candidate assessment data) MUST be restricted to named authorised roles and reviewed at least annually.</w:t>
      </w:r>
    </w:p>
    <w:p>
      <w:pPr>
        <w:numPr>
          <w:ilvl w:val="0"/>
          <w:numId w:val="1041"/>
        </w:numPr>
        <w:pStyle w:val="Compact"/>
      </w:pPr>
      <w:r>
        <w:t xml:space="preserve">Trigger: Annual; on role change.</w:t>
      </w:r>
    </w:p>
    <w:p>
      <w:pPr>
        <w:numPr>
          <w:ilvl w:val="0"/>
          <w:numId w:val="1041"/>
        </w:numPr>
        <w:pStyle w:val="Compact"/>
      </w:pPr>
      <w:r>
        <w:t xml:space="preserve">Accountable / Executing: Information Security Officer / Custodian Role.</w:t>
      </w:r>
    </w:p>
    <w:p>
      <w:pPr>
        <w:numPr>
          <w:ilvl w:val="0"/>
          <w:numId w:val="1041"/>
        </w:numPr>
        <w:pStyle w:val="Compact"/>
      </w:pPr>
      <w:r>
        <w:t xml:space="preserve">Evidence: Access review record (Access Control family).</w:t>
      </w:r>
    </w:p>
    <w:p>
      <w:pPr>
        <w:numPr>
          <w:ilvl w:val="0"/>
          <w:numId w:val="1041"/>
        </w:numPr>
        <w:pStyle w:val="Compact"/>
      </w:pPr>
      <w:r>
        <w:t xml:space="preserve">Risk: Unauthorised people keep access to sensitive records.</w:t>
      </w:r>
    </w:p>
    <w:p>
      <w:pPr>
        <w:numPr>
          <w:ilvl w:val="0"/>
          <w:numId w:val="1041"/>
        </w:numPr>
        <w:pStyle w:val="Compact"/>
      </w:pPr>
      <w:r>
        <w:t xml:space="preserve">Failure route: Excess access removed and raised as an information security incident.</w:t>
      </w:r>
    </w:p>
    <w:p>
      <w:pPr>
        <w:numPr>
          <w:ilvl w:val="0"/>
          <w:numId w:val="1041"/>
        </w:numPr>
        <w:pStyle w:val="Compact"/>
      </w:pPr>
      <w:r>
        <w:t xml:space="preserve">Exception route: None.</w:t>
      </w:r>
    </w:p>
    <w:p>
      <w:pPr>
        <w:numPr>
          <w:ilvl w:val="0"/>
          <w:numId w:val="1041"/>
        </w:numPr>
        <w:pStyle w:val="Compact"/>
      </w:pPr>
      <w:r>
        <w:t xml:space="preserve">Mapping: ISO/IEC 27001 A.5.15, A.5.18; NDPA s39.</w:t>
      </w:r>
    </w:p>
    <w:bookmarkEnd w:id="65"/>
    <w:bookmarkStart w:id="66" w:name="X98fd945226960ebf89d862e7bf084758b73f759"/>
    <w:p>
      <w:pPr>
        <w:pStyle w:val="Heading3"/>
        <w:keepNext/>
        <w:pageBreakBefore w:val="0"/>
      </w:pPr>
      <w:r>
        <w:t xml:space="preserve">IRG-021 Secure destruction and destruction evidence</w:t>
      </w:r>
    </w:p>
    <w:p>
      <w:pPr>
        <w:numPr>
          <w:ilvl w:val="0"/>
          <w:numId w:val="1042"/>
        </w:numPr>
        <w:pStyle w:val="Compact"/>
      </w:pPr>
      <w:r>
        <w:t xml:space="preserve">Requirement: Destruction MUST be secure, irreversible and matched to medium and sensitivity. Digital deletion MUST cover all locations, including backups and email, with deletion confirmed by the system or provider. Physical destruction MUST be witnessed by two authorised staff. A certificate of destruction MUST be obtained for physical records classified Confidential or above, for any destruction by an external provider, and wherever law, contract or the Catalogue rule requires it. Every destruction MUST be entered in the Records Disposition and Destruction Log with record category, Record ID, date, method, authorising role and person, and certificate or confirmation reference. Destruction of personal data MUST also be noted in the data subject record where one exists.</w:t>
      </w:r>
      <w:r>
        <w:t xml:space="preserve"> Where a class level standing disposition decision under IRG-018 covers automatic expiry, each expiry is entered in the log under that decision.</w:t>
      </w:r>
    </w:p>
    <w:p>
      <w:pPr>
        <w:numPr>
          <w:ilvl w:val="0"/>
          <w:numId w:val="1042"/>
        </w:numPr>
        <w:pStyle w:val="Compact"/>
      </w:pPr>
      <w:r>
        <w:t xml:space="preserve">Trigger: Each destruction.</w:t>
      </w:r>
    </w:p>
    <w:p>
      <w:pPr>
        <w:numPr>
          <w:ilvl w:val="0"/>
          <w:numId w:val="1042"/>
        </w:numPr>
        <w:pStyle w:val="Compact"/>
      </w:pPr>
      <w:r>
        <w:t xml:space="preserve">Accountable / Executing: Custodian Role / Compliance Executive (QMS &amp; NDPA) keeps the log.</w:t>
      </w:r>
    </w:p>
    <w:p>
      <w:pPr>
        <w:numPr>
          <w:ilvl w:val="0"/>
          <w:numId w:val="1042"/>
        </w:numPr>
        <w:pStyle w:val="Compact"/>
      </w:pPr>
      <w:r>
        <w:t xml:space="preserve">Evidence: Records Disposition and Destruction Log; certificates of destruction.</w:t>
      </w:r>
    </w:p>
    <w:p>
      <w:pPr>
        <w:numPr>
          <w:ilvl w:val="0"/>
          <w:numId w:val="1042"/>
        </w:numPr>
        <w:pStyle w:val="Compact"/>
      </w:pPr>
      <w:r>
        <w:t xml:space="preserve">Risk: Records are recoverable after disposal, or destruction cannot be proven.</w:t>
      </w:r>
    </w:p>
    <w:p>
      <w:pPr>
        <w:numPr>
          <w:ilvl w:val="0"/>
          <w:numId w:val="1042"/>
        </w:numPr>
        <w:pStyle w:val="Compact"/>
      </w:pPr>
      <w:r>
        <w:t xml:space="preserve">Failure route: An unlogged or unverified destruction is raised as an incident to the Compliance Executive (QMS &amp; NDPA).</w:t>
      </w:r>
    </w:p>
    <w:p>
      <w:pPr>
        <w:numPr>
          <w:ilvl w:val="0"/>
          <w:numId w:val="1042"/>
        </w:numPr>
        <w:pStyle w:val="Compact"/>
      </w:pPr>
      <w:r>
        <w:t xml:space="preserve">Exception route: None.</w:t>
      </w:r>
    </w:p>
    <w:p>
      <w:pPr>
        <w:numPr>
          <w:ilvl w:val="0"/>
          <w:numId w:val="1042"/>
        </w:numPr>
        <w:pStyle w:val="Compact"/>
      </w:pPr>
      <w:r>
        <w:t xml:space="preserve">Mapping: ISO/IEC 27001 A.7.14, A.8.10; NDPA s24, s39.</w:t>
      </w:r>
    </w:p>
    <w:bookmarkEnd w:id="66"/>
    <w:bookmarkStart w:id="67" w:name="irg-022-annual-retrieval-test"/>
    <w:p>
      <w:pPr>
        <w:pStyle w:val="Heading3"/>
        <w:keepNext/>
        <w:pageBreakBefore w:val="0"/>
      </w:pPr>
      <w:r>
        <w:t xml:space="preserve">IRG-022 Annual retrieval test</w:t>
      </w:r>
    </w:p>
    <w:p>
      <w:pPr>
        <w:numPr>
          <w:ilvl w:val="0"/>
          <w:numId w:val="1043"/>
        </w:numPr>
        <w:pStyle w:val="Compact"/>
      </w:pPr>
      <w:r>
        <w:t xml:space="preserve">Requirement: The Information Security Officer MUST test, at least annually within the internal audit programme, that a sample of control-used records across each production mode can be retrieved and presented from their named store by the stated retrieval route.</w:t>
      </w:r>
    </w:p>
    <w:p>
      <w:pPr>
        <w:numPr>
          <w:ilvl w:val="0"/>
          <w:numId w:val="1043"/>
        </w:numPr>
        <w:pStyle w:val="Compact"/>
      </w:pPr>
      <w:r>
        <w:t xml:space="preserve">Trigger: Annual.</w:t>
      </w:r>
    </w:p>
    <w:p>
      <w:pPr>
        <w:numPr>
          <w:ilvl w:val="0"/>
          <w:numId w:val="1043"/>
        </w:numPr>
        <w:pStyle w:val="Compact"/>
      </w:pPr>
      <w:r>
        <w:t xml:space="preserve">Accountable / Executing: Information Security Officer / Custodian Roles.</w:t>
      </w:r>
    </w:p>
    <w:p>
      <w:pPr>
        <w:numPr>
          <w:ilvl w:val="0"/>
          <w:numId w:val="1043"/>
        </w:numPr>
        <w:pStyle w:val="Compact"/>
      </w:pPr>
      <w:r>
        <w:t xml:space="preserve">Evidence: Internal audit report (retrieval test section); REC-0630.</w:t>
      </w:r>
    </w:p>
    <w:p>
      <w:pPr>
        <w:numPr>
          <w:ilvl w:val="0"/>
          <w:numId w:val="1043"/>
        </w:numPr>
        <w:pStyle w:val="Compact"/>
      </w:pPr>
      <w:r>
        <w:t xml:space="preserve">Risk: Retrieval failures stay hidden until an audit or legal request.</w:t>
      </w:r>
    </w:p>
    <w:p>
      <w:pPr>
        <w:numPr>
          <w:ilvl w:val="0"/>
          <w:numId w:val="1043"/>
        </w:numPr>
        <w:pStyle w:val="Compact"/>
      </w:pPr>
      <w:r>
        <w:t xml:space="preserve">Failure route: A failed retrieval is raised as a nonconformity to the Custodian Role.</w:t>
      </w:r>
    </w:p>
    <w:p>
      <w:pPr>
        <w:numPr>
          <w:ilvl w:val="0"/>
          <w:numId w:val="1043"/>
        </w:numPr>
        <w:pStyle w:val="Compact"/>
      </w:pPr>
      <w:r>
        <w:t xml:space="preserve">Exception route: None.</w:t>
      </w:r>
    </w:p>
    <w:p>
      <w:pPr>
        <w:numPr>
          <w:ilvl w:val="0"/>
          <w:numId w:val="1043"/>
        </w:numPr>
        <w:pStyle w:val="Compact"/>
      </w:pPr>
      <w:r>
        <w:t xml:space="preserve">Mapping: ISO/IEC 27001 A.5.33, 9.2.</w:t>
      </w:r>
    </w:p>
    <w:bookmarkEnd w:id="67"/>
    <w:bookmarkStart w:id="68" w:name="Xf365c5cfbbc5b904657335f89c31abb5462a4b3"/>
    <w:p>
      <w:pPr>
        <w:pStyle w:val="Heading3"/>
        <w:keepNext/>
        <w:pageBreakBefore w:val="0"/>
      </w:pPr>
      <w:r>
        <w:t xml:space="preserve">IRG-023 Record admission request decided on time</w:t>
      </w:r>
    </w:p>
    <w:p>
      <w:pPr>
        <w:numPr>
          <w:ilvl w:val="0"/>
          <w:numId w:val="1044"/>
        </w:numPr>
        <w:pStyle w:val="Compact"/>
      </w:pPr>
      <w:r>
        <w:t xml:space="preserve">Requirement: A Record admission request MUST be logged with its own request reference and decided by the Compliance Executive (QMS &amp; NDPA) within 10 working days of receipt: admitted with a Record ID, mapped to an existing Record Name, or rejected with reason.</w:t>
      </w:r>
    </w:p>
    <w:p>
      <w:pPr>
        <w:numPr>
          <w:ilvl w:val="0"/>
          <w:numId w:val="1044"/>
        </w:numPr>
        <w:pStyle w:val="Compact"/>
      </w:pPr>
      <w:r>
        <w:t xml:space="preserve">Trigger: Receipt of a Record admission request.</w:t>
      </w:r>
    </w:p>
    <w:p>
      <w:pPr>
        <w:numPr>
          <w:ilvl w:val="0"/>
          <w:numId w:val="1044"/>
        </w:numPr>
        <w:pStyle w:val="Compact"/>
      </w:pPr>
      <w:r>
        <w:t xml:space="preserve">Accountable / Executing: Compliance Executive (QMS &amp; NDPA) / Control Owner.</w:t>
      </w:r>
    </w:p>
    <w:p>
      <w:pPr>
        <w:numPr>
          <w:ilvl w:val="0"/>
          <w:numId w:val="1044"/>
        </w:numPr>
        <w:pStyle w:val="Compact"/>
      </w:pPr>
      <w:r>
        <w:t xml:space="preserve">Evidence: Record Admission Request log; REC-0629.</w:t>
      </w:r>
    </w:p>
    <w:p>
      <w:pPr>
        <w:numPr>
          <w:ilvl w:val="0"/>
          <w:numId w:val="1044"/>
        </w:numPr>
        <w:pStyle w:val="Compact"/>
      </w:pPr>
      <w:r>
        <w:t xml:space="preserve">Risk: Controls wait indefinitely on evidence identities, or proceed on evidence that is never approved.</w:t>
      </w:r>
    </w:p>
    <w:p>
      <w:pPr>
        <w:numPr>
          <w:ilvl w:val="0"/>
          <w:numId w:val="1044"/>
        </w:numPr>
        <w:pStyle w:val="Compact"/>
      </w:pPr>
      <w:r>
        <w:t xml:space="preserve">Failure route: An overdue request escalates to the Chief Compliance Officer.</w:t>
      </w:r>
    </w:p>
    <w:p>
      <w:pPr>
        <w:numPr>
          <w:ilvl w:val="0"/>
          <w:numId w:val="1044"/>
        </w:numPr>
        <w:pStyle w:val="Compact"/>
      </w:pPr>
      <w:r>
        <w:t xml:space="preserve">Exception route: None.</w:t>
      </w:r>
    </w:p>
    <w:p>
      <w:pPr>
        <w:numPr>
          <w:ilvl w:val="0"/>
          <w:numId w:val="1044"/>
        </w:numPr>
        <w:pStyle w:val="Compact"/>
      </w:pPr>
      <w:r>
        <w:t xml:space="preserve">Mapping: ISO/IEC 27001 A.5.33.</w:t>
      </w:r>
    </w:p>
    <w:bookmarkEnd w:id="68"/>
    <w:bookmarkStart w:id="69" w:name="irg-024-records-awareness"/>
    <w:p>
      <w:pPr>
        <w:pStyle w:val="Heading3"/>
        <w:keepNext/>
        <w:pageBreakBefore w:val="0"/>
      </w:pPr>
      <w:r>
        <w:t xml:space="preserve">IRG-024 Records awareness</w:t>
      </w:r>
    </w:p>
    <w:p>
      <w:pPr>
        <w:numPr>
          <w:ilvl w:val="0"/>
          <w:numId w:val="1045"/>
        </w:numPr>
        <w:pStyle w:val="Compact"/>
      </w:pPr>
      <w:r>
        <w:t xml:space="preserve">Requirement: Custodian Roles and Control Owners MUST be briefed on the records rules that apply to them on appointment and at least annually, and the briefing MUST be recorded.</w:t>
      </w:r>
    </w:p>
    <w:p>
      <w:pPr>
        <w:numPr>
          <w:ilvl w:val="0"/>
          <w:numId w:val="1045"/>
        </w:numPr>
        <w:pStyle w:val="Compact"/>
      </w:pPr>
      <w:r>
        <w:t xml:space="preserve">Trigger: Appointment; annual.</w:t>
      </w:r>
    </w:p>
    <w:p>
      <w:pPr>
        <w:numPr>
          <w:ilvl w:val="0"/>
          <w:numId w:val="1045"/>
        </w:numPr>
        <w:pStyle w:val="Compact"/>
      </w:pPr>
      <w:r>
        <w:t xml:space="preserve">Accountable / Executing: Compliance Executive (QMS &amp; NDPA) / Line Manager.</w:t>
      </w:r>
    </w:p>
    <w:p>
      <w:pPr>
        <w:numPr>
          <w:ilvl w:val="0"/>
          <w:numId w:val="1045"/>
        </w:numPr>
        <w:pStyle w:val="Compact"/>
      </w:pPr>
      <w:r>
        <w:t xml:space="preserve">Evidence: Training and briefing record (Human Resources family).</w:t>
      </w:r>
    </w:p>
    <w:p>
      <w:pPr>
        <w:numPr>
          <w:ilvl w:val="0"/>
          <w:numId w:val="1045"/>
        </w:numPr>
        <w:pStyle w:val="Compact"/>
      </w:pPr>
      <w:r>
        <w:t xml:space="preserve">Risk: Records are mishandled because holders do not know the rules.</w:t>
      </w:r>
    </w:p>
    <w:p>
      <w:pPr>
        <w:numPr>
          <w:ilvl w:val="0"/>
          <w:numId w:val="1045"/>
        </w:numPr>
        <w:pStyle w:val="Compact"/>
      </w:pPr>
      <w:r>
        <w:t xml:space="preserve">Failure route: Missed briefing raised in REC-0630 to the Line Manager.</w:t>
      </w:r>
    </w:p>
    <w:p>
      <w:pPr>
        <w:numPr>
          <w:ilvl w:val="0"/>
          <w:numId w:val="1045"/>
        </w:numPr>
        <w:pStyle w:val="Compact"/>
      </w:pPr>
      <w:r>
        <w:t xml:space="preserve">Exception route: None.</w:t>
      </w:r>
    </w:p>
    <w:p>
      <w:pPr>
        <w:numPr>
          <w:ilvl w:val="0"/>
          <w:numId w:val="1045"/>
        </w:numPr>
        <w:pStyle w:val="Compact"/>
      </w:pPr>
      <w:r>
        <w:t xml:space="preserve">Mapping: ISO 9001 7.3; ISO/IEC 27001 7.3, A.6.3.</w:t>
      </w:r>
    </w:p>
    <w:bookmarkEnd w:id="69"/>
    <w:bookmarkEnd w:id="70"/>
    <w:bookmarkStart w:id="71" w:name="catalogue-required-fields"/>
    <w:p>
      <w:pPr>
        <w:pStyle w:val="Heading2"/>
        <w:keepNext/>
        <w:pageBreakBefore w:val="0"/>
      </w:pPr>
      <w:r>
        <w:t xml:space="preserve">7.0 Catalogue Required Fields</w:t>
      </w:r>
    </w:p>
    <w:p>
      <w:pPr>
        <w:pStyle w:val="FirstParagraph"/>
      </w:pPr>
      <w:r>
        <w:t xml:space="preserve">The Enterprise Records Catalogue MUST hold these fields for each Record Name.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cantSplit/>
          <w:tblHeader/>
        </w:trPr>
        <w:tc>
          <w:tcPr>
            <w:shd w:val="clear" w:fill="E7EAF0"/>
          </w:tcPr>
          <w:p>
            <w:pPr>
              <w:pStyle w:val="Compact"/>
              <w:jc w:val="left"/>
            </w:pPr>
            <w:r>
              <w:rPr>
                <w:b/>
                <w:sz w:val="19"/>
              </w:rPr>
              <w:t xml:space="preserve">Field</w:t>
            </w:r>
          </w:p>
        </w:tc>
        <w:tc>
          <w:tcPr>
            <w:shd w:val="clear" w:fill="E7EAF0"/>
          </w:tcPr>
          <w:p>
            <w:pPr>
              <w:pStyle w:val="Compact"/>
              <w:jc w:val="left"/>
            </w:pPr>
            <w:r>
              <w:rPr>
                <w:b/>
                <w:sz w:val="19"/>
              </w:rPr>
              <w:t xml:space="preserve">Rule</w:t>
            </w:r>
          </w:p>
        </w:tc>
      </w:tr>
      <w:tr>
        <w:trPr>
          <w:cantSplit/>
        </w:trPr>
        <w:tc>
          <w:tcPr/>
          <w:p>
            <w:pPr>
              <w:pStyle w:val="Compact"/>
              <w:jc w:val="left"/>
            </w:pPr>
            <w:r>
              <w:rPr>
                <w:sz w:val="19"/>
              </w:rPr>
              <w:t xml:space="preserve">Record ID</w:t>
            </w:r>
          </w:p>
        </w:tc>
        <w:tc>
          <w:tcPr/>
          <w:p>
            <w:pPr>
              <w:pStyle w:val="Compact"/>
              <w:jc w:val="left"/>
            </w:pPr>
            <w:r>
              <w:rPr>
                <w:sz w:val="19"/>
              </w:rPr>
              <w:t xml:space="preserve">Required. Assigned once on admission</w:t>
            </w:r>
          </w:p>
        </w:tc>
      </w:tr>
      <w:tr>
        <w:trPr>
          <w:cantSplit/>
        </w:trPr>
        <w:tc>
          <w:tcPr/>
          <w:p>
            <w:pPr>
              <w:pStyle w:val="Compact"/>
              <w:jc w:val="left"/>
            </w:pPr>
            <w:r>
              <w:rPr>
                <w:sz w:val="19"/>
              </w:rPr>
              <w:t xml:space="preserve">Record Name; Aliases</w:t>
            </w:r>
          </w:p>
        </w:tc>
        <w:tc>
          <w:tcPr/>
          <w:p>
            <w:pPr>
              <w:pStyle w:val="Compact"/>
              <w:jc w:val="left"/>
            </w:pPr>
            <w:r>
              <w:rPr>
                <w:sz w:val="19"/>
              </w:rPr>
              <w:t xml:space="preserve">Required; aliases are search terms only</w:t>
            </w:r>
          </w:p>
        </w:tc>
      </w:tr>
      <w:tr>
        <w:trPr>
          <w:cantSplit/>
        </w:trPr>
        <w:tc>
          <w:tcPr/>
          <w:p>
            <w:pPr>
              <w:pStyle w:val="Compact"/>
              <w:jc w:val="left"/>
            </w:pPr>
            <w:r>
              <w:rPr>
                <w:sz w:val="19"/>
              </w:rPr>
              <w:t xml:space="preserve">Record Type; Type description</w:t>
            </w:r>
          </w:p>
        </w:tc>
        <w:tc>
          <w:tcPr/>
          <w:p>
            <w:pPr>
              <w:pStyle w:val="Compact"/>
              <w:jc w:val="left"/>
            </w:pPr>
            <w:r>
              <w:rPr>
                <w:sz w:val="19"/>
              </w:rPr>
              <w:t xml:space="preserve">Required</w:t>
            </w:r>
          </w:p>
        </w:tc>
      </w:tr>
      <w:tr>
        <w:trPr>
          <w:cantSplit/>
        </w:trPr>
        <w:tc>
          <w:tcPr/>
          <w:p>
            <w:pPr>
              <w:pStyle w:val="Compact"/>
              <w:jc w:val="left"/>
            </w:pPr>
            <w:r>
              <w:rPr>
                <w:sz w:val="19"/>
              </w:rPr>
              <w:t xml:space="preserve">Control ID(s)</w:t>
            </w:r>
          </w:p>
        </w:tc>
        <w:tc>
          <w:tcPr/>
          <w:p>
            <w:pPr>
              <w:pStyle w:val="Compact"/>
              <w:jc w:val="left"/>
            </w:pPr>
            <w:r>
              <w:rPr>
                <w:sz w:val="19"/>
              </w:rPr>
              <w:t xml:space="preserve">Required for control-used records. Links the record to the controls it evidences, so the GRC Evidence View can be produced</w:t>
            </w:r>
          </w:p>
        </w:tc>
      </w:tr>
      <w:tr>
        <w:trPr>
          <w:cantSplit/>
        </w:trPr>
        <w:tc>
          <w:tcPr/>
          <w:p>
            <w:pPr>
              <w:pStyle w:val="Compact"/>
              <w:jc w:val="left"/>
            </w:pPr>
            <w:r>
              <w:rPr>
                <w:sz w:val="19"/>
              </w:rPr>
              <w:t xml:space="preserve">Source control or process</w:t>
            </w:r>
          </w:p>
        </w:tc>
        <w:tc>
          <w:tcPr/>
          <w:p>
            <w:pPr>
              <w:pStyle w:val="Compact"/>
              <w:jc w:val="left"/>
            </w:pPr>
            <w:r>
              <w:rPr>
                <w:sz w:val="19"/>
              </w:rPr>
              <w:t xml:space="preserve">Required</w:t>
            </w:r>
          </w:p>
        </w:tc>
      </w:tr>
      <w:tr>
        <w:trPr>
          <w:cantSplit/>
        </w:trPr>
        <w:tc>
          <w:tcPr/>
          <w:p>
            <w:pPr>
              <w:pStyle w:val="Compact"/>
              <w:jc w:val="left"/>
            </w:pPr>
            <w:r>
              <w:rPr>
                <w:sz w:val="19"/>
              </w:rPr>
              <w:t xml:space="preserve">Production mode</w:t>
            </w:r>
          </w:p>
        </w:tc>
        <w:tc>
          <w:tcPr/>
          <w:p>
            <w:pPr>
              <w:pStyle w:val="Compact"/>
              <w:jc w:val="left"/>
            </w:pPr>
            <w:r>
              <w:rPr>
                <w:sz w:val="19"/>
              </w:rPr>
              <w:t xml:space="preserve">Required. One of the modes in Section 8.0, with how the record is produced</w:t>
            </w:r>
          </w:p>
        </w:tc>
      </w:tr>
      <w:tr>
        <w:trPr>
          <w:cantSplit/>
        </w:trPr>
        <w:tc>
          <w:tcPr/>
          <w:p>
            <w:pPr>
              <w:pStyle w:val="Compact"/>
              <w:jc w:val="left"/>
            </w:pPr>
            <w:r>
              <w:rPr>
                <w:sz w:val="19"/>
              </w:rPr>
              <w:t xml:space="preserve">Store or source system</w:t>
            </w:r>
          </w:p>
        </w:tc>
        <w:tc>
          <w:tcPr/>
          <w:p>
            <w:pPr>
              <w:pStyle w:val="Compact"/>
              <w:jc w:val="left"/>
            </w:pPr>
            <w:r>
              <w:rPr>
                <w:sz w:val="19"/>
              </w:rPr>
              <w:t xml:space="preserve">Required. Named store, or source system for evidence at source</w:t>
            </w:r>
          </w:p>
        </w:tc>
      </w:tr>
      <w:tr>
        <w:trPr>
          <w:cantSplit/>
        </w:trPr>
        <w:tc>
          <w:tcPr/>
          <w:p>
            <w:pPr>
              <w:pStyle w:val="Compact"/>
              <w:jc w:val="left"/>
            </w:pPr>
            <w:r>
              <w:rPr>
                <w:sz w:val="19"/>
              </w:rPr>
              <w:t xml:space="preserve">Retrieval route</w:t>
            </w:r>
          </w:p>
        </w:tc>
        <w:tc>
          <w:tcPr/>
          <w:p>
            <w:pPr>
              <w:pStyle w:val="Compact"/>
              <w:jc w:val="left"/>
            </w:pPr>
            <w:r>
              <w:rPr>
                <w:sz w:val="19"/>
              </w:rPr>
              <w:t xml:space="preserve">Required. Path, query, report, view or request that retrieves it</w:t>
            </w:r>
          </w:p>
        </w:tc>
      </w:tr>
      <w:tr>
        <w:trPr>
          <w:cantSplit/>
        </w:trPr>
        <w:tc>
          <w:tcPr/>
          <w:p>
            <w:pPr>
              <w:pStyle w:val="Compact"/>
              <w:jc w:val="left"/>
            </w:pPr>
            <w:r>
              <w:rPr>
                <w:sz w:val="19"/>
              </w:rPr>
              <w:t xml:space="preserve">Custodian Role</w:t>
            </w:r>
          </w:p>
        </w:tc>
        <w:tc>
          <w:tcPr/>
          <w:p>
            <w:pPr>
              <w:pStyle w:val="Compact"/>
              <w:jc w:val="left"/>
            </w:pPr>
            <w:r>
              <w:rPr>
                <w:sz w:val="19"/>
              </w:rPr>
              <w:t xml:space="preserve">Required where custody exists</w:t>
            </w:r>
          </w:p>
        </w:tc>
      </w:tr>
      <w:tr>
        <w:trPr>
          <w:cantSplit/>
        </w:trPr>
        <w:tc>
          <w:tcPr/>
          <w:p>
            <w:pPr>
              <w:pStyle w:val="Compact"/>
              <w:jc w:val="left"/>
            </w:pPr>
            <w:r>
              <w:rPr>
                <w:sz w:val="19"/>
              </w:rPr>
              <w:t xml:space="preserve">Information Classification</w:t>
            </w:r>
          </w:p>
        </w:tc>
        <w:tc>
          <w:tcPr/>
          <w:p>
            <w:pPr>
              <w:pStyle w:val="Compact"/>
              <w:jc w:val="left"/>
            </w:pPr>
            <w:r>
              <w:rPr>
                <w:sz w:val="19"/>
              </w:rPr>
              <w:t xml:space="preserve">Required. From the Information Security classification control</w:t>
            </w:r>
          </w:p>
        </w:tc>
      </w:tr>
      <w:tr>
        <w:trPr>
          <w:cantSplit/>
        </w:trPr>
        <w:tc>
          <w:tcPr/>
          <w:p>
            <w:pPr>
              <w:pStyle w:val="Compact"/>
              <w:jc w:val="left"/>
            </w:pPr>
            <w:r>
              <w:rPr>
                <w:sz w:val="19"/>
              </w:rPr>
              <w:t xml:space="preserve">Personal Data Status; Specialist Register Reference</w:t>
            </w:r>
          </w:p>
        </w:tc>
        <w:tc>
          <w:tcPr/>
          <w:p>
            <w:pPr>
              <w:pStyle w:val="Compact"/>
              <w:jc w:val="left"/>
            </w:pPr>
            <w:r>
              <w:rPr>
                <w:sz w:val="19"/>
              </w:rPr>
              <w:t xml:space="preserve">Required; reference required where status is Yes or Conditional</w:t>
            </w:r>
          </w:p>
        </w:tc>
      </w:tr>
      <w:tr>
        <w:trPr>
          <w:cantSplit/>
        </w:trPr>
        <w:tc>
          <w:tcPr/>
          <w:p>
            <w:pPr>
              <w:pStyle w:val="Compact"/>
              <w:jc w:val="left"/>
            </w:pPr>
            <w:r>
              <w:rPr>
                <w:sz w:val="19"/>
              </w:rPr>
              <w:t xml:space="preserve">Retention rule or period; Retention authority</w:t>
            </w:r>
          </w:p>
        </w:tc>
        <w:tc>
          <w:tcPr/>
          <w:p>
            <w:pPr>
              <w:pStyle w:val="Compact"/>
              <w:jc w:val="left"/>
            </w:pPr>
            <w:r>
              <w:rPr>
                <w:sz w:val="19"/>
              </w:rPr>
              <w:t xml:space="preserve">Required once approved</w:t>
            </w:r>
          </w:p>
        </w:tc>
      </w:tr>
      <w:tr>
        <w:trPr>
          <w:cantSplit/>
        </w:trPr>
        <w:tc>
          <w:tcPr/>
          <w:p>
            <w:pPr>
              <w:pStyle w:val="Compact"/>
              <w:jc w:val="left"/>
            </w:pPr>
            <w:r>
              <w:rPr>
                <w:sz w:val="19"/>
              </w:rPr>
              <w:t xml:space="preserve">Retention trigger; Trigger date source</w:t>
            </w:r>
          </w:p>
        </w:tc>
        <w:tc>
          <w:tcPr/>
          <w:p>
            <w:pPr>
              <w:pStyle w:val="Compact"/>
              <w:jc w:val="left"/>
            </w:pPr>
            <w:r>
              <w:rPr>
                <w:sz w:val="19"/>
              </w:rPr>
              <w:t xml:space="preserve">Required</w:t>
            </w:r>
          </w:p>
        </w:tc>
      </w:tr>
      <w:tr>
        <w:trPr>
          <w:cantSplit/>
        </w:trPr>
        <w:tc>
          <w:tcPr/>
          <w:p>
            <w:pPr>
              <w:pStyle w:val="Compact"/>
              <w:jc w:val="left"/>
            </w:pPr>
            <w:r>
              <w:rPr>
                <w:sz w:val="19"/>
              </w:rPr>
              <w:t xml:space="preserve">Retention validation status</w:t>
            </w:r>
          </w:p>
        </w:tc>
        <w:tc>
          <w:tcPr/>
          <w:p>
            <w:pPr>
              <w:pStyle w:val="Compact"/>
              <w:jc w:val="left"/>
            </w:pPr>
            <w:r>
              <w:rPr>
                <w:sz w:val="19"/>
              </w:rPr>
              <w:t xml:space="preserve">Validated, Unreconciled, or Unapproved, disposition held</w:t>
            </w:r>
          </w:p>
        </w:tc>
      </w:tr>
      <w:tr>
        <w:trPr>
          <w:cantSplit/>
        </w:trPr>
        <w:tc>
          <w:tcPr/>
          <w:p>
            <w:pPr>
              <w:pStyle w:val="Compact"/>
              <w:jc w:val="left"/>
            </w:pPr>
            <w:r>
              <w:rPr>
                <w:sz w:val="19"/>
              </w:rPr>
              <w:t xml:space="preserve">End-of-life option</w:t>
            </w:r>
          </w:p>
        </w:tc>
        <w:tc>
          <w:tcPr/>
          <w:p>
            <w:pPr>
              <w:pStyle w:val="Compact"/>
              <w:jc w:val="left"/>
            </w:pPr>
            <w:r>
              <w:rPr>
                <w:sz w:val="19"/>
              </w:rPr>
              <w:t xml:space="preserve">Required. Approved options for the Record Name</w:t>
            </w:r>
          </w:p>
        </w:tc>
      </w:tr>
      <w:tr>
        <w:trPr>
          <w:cantSplit/>
        </w:trPr>
        <w:tc>
          <w:tcPr/>
          <w:p>
            <w:pPr>
              <w:pStyle w:val="Compact"/>
              <w:jc w:val="left"/>
            </w:pPr>
            <w:r>
              <w:rPr>
                <w:sz w:val="19"/>
              </w:rPr>
              <w:t xml:space="preserve">Disposition; Destruction method; Destruction evidence</w:t>
            </w:r>
          </w:p>
        </w:tc>
        <w:tc>
          <w:tcPr/>
          <w:p>
            <w:pPr>
              <w:pStyle w:val="Compact"/>
              <w:jc w:val="left"/>
            </w:pPr>
            <w:r>
              <w:rPr>
                <w:sz w:val="19"/>
              </w:rPr>
              <w:t xml:space="preserve">Required where destruction applies</w:t>
            </w:r>
          </w:p>
        </w:tc>
      </w:tr>
      <w:tr>
        <w:trPr>
          <w:cantSplit/>
        </w:trPr>
        <w:tc>
          <w:tcPr/>
          <w:p>
            <w:pPr>
              <w:pStyle w:val="Compact"/>
              <w:jc w:val="left"/>
            </w:pPr>
            <w:r>
              <w:rPr>
                <w:sz w:val="19"/>
              </w:rPr>
              <w:t xml:space="preserve">Legal hold</w:t>
            </w:r>
          </w:p>
        </w:tc>
        <w:tc>
          <w:tcPr/>
          <w:p>
            <w:pPr>
              <w:pStyle w:val="Compact"/>
              <w:jc w:val="left"/>
            </w:pPr>
            <w:r>
              <w:rPr>
                <w:sz w:val="19"/>
              </w:rPr>
              <w:t xml:space="preserve">Where applicable</w:t>
            </w:r>
          </w:p>
        </w:tc>
      </w:tr>
      <w:tr>
        <w:trPr>
          <w:cantSplit/>
        </w:trPr>
        <w:tc>
          <w:tcPr/>
          <w:p>
            <w:pPr>
              <w:pStyle w:val="Compact"/>
              <w:jc w:val="left"/>
            </w:pPr>
            <w:r>
              <w:rPr>
                <w:sz w:val="19"/>
              </w:rPr>
              <w:t xml:space="preserve">Status; Effective date; Next review date</w:t>
            </w:r>
          </w:p>
        </w:tc>
        <w:tc>
          <w:tcPr/>
          <w:p>
            <w:pPr>
              <w:pStyle w:val="Compact"/>
              <w:jc w:val="left"/>
            </w:pPr>
            <w:r>
              <w:rPr>
                <w:sz w:val="19"/>
              </w:rPr>
              <w:t xml:space="preserve">Required</w:t>
            </w:r>
          </w:p>
        </w:tc>
      </w:tr>
    </w:tbl>
    <w:p>
      <w:pPr>
        <w:pStyle w:val="BodyText"/>
      </w:pPr>
      <w:r>
        <w:t xml:space="preserve">The Catalogue cover MUST carry one published population count (IRG-008).</w:t>
      </w:r>
    </w:p>
    <w:bookmarkEnd w:id="71"/>
    <w:bookmarkStart w:id="72" w:name="production-and-storage-modes"/>
    <w:p>
      <w:pPr>
        <w:pStyle w:val="Heading2"/>
        <w:keepNext/>
        <w:pageBreakBefore w:val="0"/>
      </w:pPr>
      <w:r>
        <w:t xml:space="preserve">8.0 Production and Storage Modes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cantSplit/>
          <w:tblHeader/>
        </w:trPr>
        <w:tc>
          <w:tcPr>
            <w:shd w:val="clear" w:fill="E7EAF0"/>
          </w:tcPr>
          <w:p>
            <w:pPr>
              <w:pStyle w:val="Compact"/>
              <w:jc w:val="left"/>
            </w:pPr>
            <w:r>
              <w:rPr>
                <w:b/>
                <w:sz w:val="19"/>
              </w:rPr>
              <w:t xml:space="preserve">Mode</w:t>
            </w:r>
          </w:p>
        </w:tc>
        <w:tc>
          <w:tcPr>
            <w:shd w:val="clear" w:fill="E7EAF0"/>
          </w:tcPr>
          <w:p>
            <w:pPr>
              <w:pStyle w:val="Compact"/>
              <w:jc w:val="left"/>
            </w:pPr>
            <w:r>
              <w:rPr>
                <w:b/>
                <w:sz w:val="19"/>
              </w:rPr>
              <w:t xml:space="preserve">What it is</w:t>
            </w:r>
          </w:p>
        </w:tc>
        <w:tc>
          <w:tcPr>
            <w:shd w:val="clear" w:fill="E7EAF0"/>
          </w:tcPr>
          <w:p>
            <w:pPr>
              <w:pStyle w:val="Compact"/>
              <w:jc w:val="left"/>
            </w:pPr>
            <w:r>
              <w:rPr>
                <w:b/>
                <w:sz w:val="19"/>
              </w:rPr>
              <w:t xml:space="preserve">Store</w:t>
            </w:r>
          </w:p>
        </w:tc>
        <w:tc>
          <w:tcPr>
            <w:shd w:val="clear" w:fill="E7EAF0"/>
          </w:tcPr>
          <w:p>
            <w:pPr>
              <w:pStyle w:val="Compact"/>
              <w:jc w:val="left"/>
            </w:pPr>
            <w:r>
              <w:rPr>
                <w:b/>
                <w:sz w:val="19"/>
              </w:rPr>
              <w:t xml:space="preserve">What the Catalogue records</w:t>
            </w:r>
          </w:p>
        </w:tc>
      </w:tr>
      <w:tr>
        <w:trPr>
          <w:cantSplit/>
        </w:trPr>
        <w:tc>
          <w:tcPr/>
          <w:p>
            <w:pPr>
              <w:pStyle w:val="Compact"/>
              <w:jc w:val="left"/>
            </w:pPr>
            <w:r>
              <w:rPr>
                <w:sz w:val="19"/>
              </w:rPr>
              <w:t xml:space="preserve">System-generated</w:t>
            </w:r>
          </w:p>
        </w:tc>
        <w:tc>
          <w:tcPr/>
          <w:p>
            <w:pPr>
              <w:pStyle w:val="Compact"/>
              <w:jc w:val="left"/>
            </w:pPr>
            <w:r>
              <w:rPr>
                <w:sz w:val="19"/>
              </w:rPr>
              <w:t xml:space="preserve">Created automatically by an application, workflow or platform (approval events, validation results, transaction logs)</w:t>
            </w:r>
          </w:p>
        </w:tc>
        <w:tc>
          <w:tcPr/>
          <w:p>
            <w:pPr>
              <w:pStyle w:val="Compact"/>
              <w:jc w:val="left"/>
            </w:pPr>
            <w:r>
              <w:rPr>
                <w:sz w:val="19"/>
              </w:rPr>
              <w:t xml:space="preserve">The generating system</w:t>
            </w:r>
          </w:p>
        </w:tc>
        <w:tc>
          <w:tcPr/>
          <w:p>
            <w:pPr>
              <w:pStyle w:val="Compact"/>
              <w:jc w:val="left"/>
            </w:pPr>
            <w:r>
              <w:rPr>
                <w:sz w:val="19"/>
              </w:rPr>
              <w:t xml:space="preserve">System, record or log name, retrieval route, owner</w:t>
            </w:r>
          </w:p>
        </w:tc>
      </w:tr>
      <w:tr>
        <w:trPr>
          <w:cantSplit/>
        </w:trPr>
        <w:tc>
          <w:tcPr/>
          <w:p>
            <w:pPr>
              <w:pStyle w:val="Compact"/>
              <w:jc w:val="left"/>
            </w:pPr>
            <w:r>
              <w:rPr>
                <w:sz w:val="19"/>
              </w:rPr>
              <w:t xml:space="preserve">Form-completed</w:t>
            </w:r>
          </w:p>
        </w:tc>
        <w:tc>
          <w:tcPr/>
          <w:p>
            <w:pPr>
              <w:pStyle w:val="Compact"/>
              <w:jc w:val="left"/>
            </w:pPr>
            <w:r>
              <w:rPr>
                <w:sz w:val="19"/>
              </w:rPr>
              <w:t xml:space="preserve">Created when a person completes a controlled form in a system or template</w:t>
            </w:r>
          </w:p>
        </w:tc>
        <w:tc>
          <w:tcPr/>
          <w:p>
            <w:pPr>
              <w:pStyle w:val="Compact"/>
              <w:jc w:val="left"/>
            </w:pPr>
            <w:r>
              <w:rPr>
                <w:sz w:val="19"/>
              </w:rPr>
              <w:t xml:space="preserve">The system where the form is completed; the controlled repository only where the completed form is a file</w:t>
            </w:r>
          </w:p>
        </w:tc>
        <w:tc>
          <w:tcPr/>
          <w:p>
            <w:pPr>
              <w:pStyle w:val="Compact"/>
              <w:jc w:val="left"/>
            </w:pPr>
            <w:r>
              <w:rPr>
                <w:sz w:val="19"/>
              </w:rPr>
              <w:t xml:space="preserve">Form code, store, retrieval route, Custodian Role</w:t>
            </w:r>
          </w:p>
        </w:tc>
      </w:tr>
      <w:tr>
        <w:trPr>
          <w:cantSplit/>
        </w:trPr>
        <w:tc>
          <w:tcPr/>
          <w:p>
            <w:pPr>
              <w:pStyle w:val="Compact"/>
              <w:jc w:val="left"/>
            </w:pPr>
            <w:r>
              <w:rPr>
                <w:sz w:val="19"/>
              </w:rPr>
              <w:t xml:space="preserve">Document or file</w:t>
            </w:r>
          </w:p>
        </w:tc>
        <w:tc>
          <w:tcPr/>
          <w:p>
            <w:pPr>
              <w:pStyle w:val="Compact"/>
              <w:jc w:val="left"/>
            </w:pPr>
            <w:r>
              <w:rPr>
                <w:sz w:val="19"/>
              </w:rPr>
              <w:t xml:space="preserve">A file such as a signed document, report, minutes, certificate or completed file-based form</w:t>
            </w:r>
          </w:p>
        </w:tc>
        <w:tc>
          <w:tcPr/>
          <w:p>
            <w:pPr>
              <w:pStyle w:val="Compact"/>
              <w:jc w:val="left"/>
            </w:pPr>
            <w:r>
              <w:rPr>
                <w:sz w:val="19"/>
              </w:rPr>
              <w:t xml:space="preserve">The controlled SharePoint library named for that record. SharePoint is the store for file records unless a specialist system holds them (for example HR, finance or contract systems), in which case that system is the store</w:t>
            </w:r>
          </w:p>
        </w:tc>
        <w:tc>
          <w:tcPr/>
          <w:p>
            <w:pPr>
              <w:pStyle w:val="Compact"/>
              <w:jc w:val="left"/>
            </w:pPr>
            <w:r>
              <w:rPr>
                <w:sz w:val="19"/>
              </w:rPr>
              <w:t xml:space="preserve">Library or system path, folder, naming, Custodian Role</w:t>
            </w:r>
          </w:p>
        </w:tc>
      </w:tr>
      <w:tr>
        <w:trPr>
          <w:cantSplit/>
        </w:trPr>
        <w:tc>
          <w:tcPr/>
          <w:p>
            <w:pPr>
              <w:pStyle w:val="Compact"/>
              <w:jc w:val="left"/>
            </w:pPr>
            <w:r>
              <w:rPr>
                <w:sz w:val="19"/>
              </w:rPr>
              <w:t xml:space="preserve">Evidence at source</w:t>
            </w:r>
          </w:p>
        </w:tc>
        <w:tc>
          <w:tcPr/>
          <w:p>
            <w:pPr>
              <w:pStyle w:val="Compact"/>
              <w:jc w:val="left"/>
            </w:pPr>
            <w:r>
              <w:rPr>
                <w:sz w:val="19"/>
              </w:rPr>
              <w:t xml:space="preserve">Evidence that exists in the system producing it, such as Azure DevOps boards and work items, Azure configuration, tool configuration, logs and workflow states</w:t>
            </w:r>
          </w:p>
        </w:tc>
        <w:tc>
          <w:tcPr/>
          <w:p>
            <w:pPr>
              <w:pStyle w:val="Compact"/>
              <w:jc w:val="left"/>
            </w:pPr>
            <w:r>
              <w:rPr>
                <w:sz w:val="19"/>
              </w:rPr>
              <w:t xml:space="preserve">Stays at source. Not copied to SharePoint</w:t>
            </w:r>
          </w:p>
        </w:tc>
        <w:tc>
          <w:tcPr/>
          <w:p>
            <w:pPr>
              <w:pStyle w:val="Compact"/>
              <w:jc w:val="left"/>
            </w:pPr>
            <w:r>
              <w:rPr>
                <w:sz w:val="19"/>
              </w:rPr>
              <w:t xml:space="preserve">Source system, owning role, retrieval route, and the platform setting that governs its retention</w:t>
            </w:r>
          </w:p>
        </w:tc>
      </w:tr>
    </w:tbl>
    <w:p>
      <w:pPr>
        <w:pStyle w:val="BodyText"/>
      </w:pPr>
      <w:r>
        <w:t xml:space="preserve">Personal drives, inboxes, chat threads and uncontrolled folders are not stores for any mode.</w:t>
      </w:r>
    </w:p>
    <w:bookmarkEnd w:id="72"/>
    <w:bookmarkStart w:id="73" w:name="specialist-interfaces"/>
    <w:p>
      <w:pPr>
        <w:pStyle w:val="Heading2"/>
        <w:keepNext/>
        <w:pageBreakBefore w:val="0"/>
      </w:pPr>
      <w:r>
        <w:t xml:space="preserve">9.0 Specialist Interfaces</w:t>
      </w:r>
    </w:p>
    <w:p>
      <w:pPr>
        <w:pStyle w:val="FirstParagraph"/>
      </w:pPr>
      <w:r>
        <w:t xml:space="preserve">9.1 Personal data breach notification follows the NDPA statutory time: notification to the NDPC within 72 hours of becoming aware of a breach, and to affected data subjects without undue delay. The Data Protection &amp; Privacy family governs the process; breach records are Record Names in the Catalogue.</w:t>
      </w:r>
    </w:p>
    <w:p>
      <w:pPr>
        <w:pStyle w:val="BodyText"/>
      </w:pPr>
      <w:r>
        <w:t xml:space="preserve">9.2 Monitoring operation, cadence, evidence acceptance, exceptions and reporting sit in the Compliance Monitoring Procedure.</w:t>
      </w:r>
    </w:p>
    <w:p>
      <w:pPr>
        <w:pStyle w:val="BodyText"/>
      </w:pPr>
      <w:r>
        <w:t xml:space="preserve">9.3 Classification labels (Public, Internal Use Only, Confidential, Restricted) and handling rules sit in the Information Security classification control.</w:t>
      </w:r>
    </w:p>
    <w:bookmarkEnd w:id="73"/>
    <w:bookmarkStart w:id="74" w:name="roles-and-responsibilities"/>
    <w:p>
      <w:pPr>
        <w:pStyle w:val="Heading2"/>
        <w:keepNext/>
        <w:pageBreakBefore w:val="0"/>
      </w:pPr>
      <w:r>
        <w:t xml:space="preserve">10.0 Roles and Responsibilities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cantSplit/>
          <w:tblHeader/>
        </w:trPr>
        <w:tc>
          <w:tcPr>
            <w:shd w:val="clear" w:fill="E7EAF0"/>
          </w:tcPr>
          <w:p>
            <w:pPr>
              <w:pStyle w:val="Compact"/>
              <w:jc w:val="left"/>
            </w:pPr>
            <w:r>
              <w:rPr>
                <w:b/>
                <w:sz w:val="19"/>
              </w:rPr>
              <w:t xml:space="preserve">Role</w:t>
            </w:r>
          </w:p>
        </w:tc>
        <w:tc>
          <w:tcPr>
            <w:shd w:val="clear" w:fill="E7EAF0"/>
          </w:tcPr>
          <w:p>
            <w:pPr>
              <w:pStyle w:val="Compact"/>
              <w:jc w:val="left"/>
            </w:pPr>
            <w:r>
              <w:rPr>
                <w:b/>
                <w:sz w:val="19"/>
              </w:rPr>
              <w:t xml:space="preserve">Responsibility under this Standard</w:t>
            </w:r>
          </w:p>
        </w:tc>
      </w:tr>
      <w:tr>
        <w:trPr>
          <w:cantSplit/>
        </w:trPr>
        <w:tc>
          <w:tcPr/>
          <w:p>
            <w:pPr>
              <w:pStyle w:val="Compact"/>
              <w:jc w:val="left"/>
            </w:pPr>
            <w:r>
              <w:rPr>
                <w:sz w:val="19"/>
              </w:rPr>
              <w:t xml:space="preserve">Managing Director / CEO</w:t>
            </w:r>
          </w:p>
        </w:tc>
        <w:tc>
          <w:tcPr/>
          <w:p>
            <w:pPr>
              <w:pStyle w:val="Compact"/>
              <w:jc w:val="left"/>
            </w:pPr>
            <w:r>
              <w:rPr>
                <w:sz w:val="19"/>
              </w:rPr>
              <w:t xml:space="preserve">Final Approval on the Quality &amp; Compliance route</w:t>
            </w:r>
          </w:p>
        </w:tc>
      </w:tr>
      <w:tr>
        <w:trPr>
          <w:cantSplit/>
        </w:trPr>
        <w:tc>
          <w:tcPr/>
          <w:p>
            <w:pPr>
              <w:pStyle w:val="Compact"/>
              <w:jc w:val="left"/>
            </w:pPr>
            <w:r>
              <w:rPr>
                <w:sz w:val="19"/>
              </w:rPr>
              <w:t xml:space="preserve">Chief Compliance Officer</w:t>
            </w:r>
          </w:p>
        </w:tc>
        <w:tc>
          <w:tcPr/>
          <w:p>
            <w:pPr>
              <w:pStyle w:val="Compact"/>
              <w:jc w:val="left"/>
            </w:pPr>
            <w:r>
              <w:rPr>
                <w:sz w:val="19"/>
              </w:rPr>
              <w:t xml:space="preserve">Owns reference data. Names alternates. Authorises outage validation, review deferral and escalations</w:t>
            </w:r>
          </w:p>
        </w:tc>
      </w:tr>
      <w:tr>
        <w:trPr>
          <w:cantSplit/>
        </w:trPr>
        <w:tc>
          <w:tcPr/>
          <w:p>
            <w:pPr>
              <w:pStyle w:val="Compact"/>
              <w:jc w:val="left"/>
            </w:pPr>
            <w:r>
              <w:rPr>
                <w:sz w:val="19"/>
              </w:rPr>
              <w:t xml:space="preserve">Compliance Executive (QMS &amp; NDPA)</w:t>
            </w:r>
          </w:p>
        </w:tc>
        <w:tc>
          <w:tcPr/>
          <w:p>
            <w:pPr>
              <w:pStyle w:val="Compact"/>
              <w:jc w:val="left"/>
            </w:pPr>
            <w:r>
              <w:rPr>
                <w:sz w:val="19"/>
              </w:rPr>
              <w:t xml:space="preserve">Owns this Standard. Maintains the Catalogue and Taxonomy. Decides admissions and FLAG results. Keeps the transition list and the Records Disposition and Destruction Log. Runs records reviews and awareness</w:t>
            </w:r>
          </w:p>
        </w:tc>
      </w:tr>
      <w:tr>
        <w:trPr>
          <w:cantSplit/>
        </w:trPr>
        <w:tc>
          <w:tcPr/>
          <w:p>
            <w:pPr>
              <w:pStyle w:val="Compact"/>
              <w:jc w:val="left"/>
            </w:pPr>
            <w:r>
              <w:rPr>
                <w:sz w:val="19"/>
              </w:rPr>
              <w:t xml:space="preserve">Information Security Officer</w:t>
            </w:r>
          </w:p>
        </w:tc>
        <w:tc>
          <w:tcPr/>
          <w:p>
            <w:pPr>
              <w:pStyle w:val="Compact"/>
              <w:jc w:val="left"/>
            </w:pPr>
            <w:r>
              <w:rPr>
                <w:sz w:val="19"/>
              </w:rPr>
              <w:t xml:space="preserve">Maintains the Document Register. Owns storage protection and access review for records. Runs the annual retrieval test and internal audit of document control</w:t>
            </w:r>
          </w:p>
        </w:tc>
      </w:tr>
      <w:tr>
        <w:trPr>
          <w:cantSplit/>
        </w:trPr>
        <w:tc>
          <w:tcPr/>
          <w:p>
            <w:pPr>
              <w:pStyle w:val="Compact"/>
              <w:jc w:val="left"/>
            </w:pPr>
            <w:r>
              <w:rPr>
                <w:sz w:val="19"/>
              </w:rPr>
              <w:t xml:space="preserve">HR Manager</w:t>
            </w:r>
          </w:p>
        </w:tc>
        <w:tc>
          <w:tcPr/>
          <w:p>
            <w:pPr>
              <w:pStyle w:val="Compact"/>
              <w:jc w:val="left"/>
            </w:pPr>
            <w:r>
              <w:rPr>
                <w:sz w:val="19"/>
              </w:rPr>
              <w:t xml:space="preserve">Maintains the controlled organogram and meets its timings</w:t>
            </w:r>
          </w:p>
        </w:tc>
      </w:tr>
      <w:tr>
        <w:trPr>
          <w:cantSplit/>
        </w:trPr>
        <w:tc>
          <w:tcPr/>
          <w:p>
            <w:pPr>
              <w:pStyle w:val="Compact"/>
              <w:jc w:val="left"/>
            </w:pPr>
            <w:r>
              <w:rPr>
                <w:sz w:val="19"/>
              </w:rPr>
              <w:t xml:space="preserve">Document Owner</w:t>
            </w:r>
          </w:p>
        </w:tc>
        <w:tc>
          <w:tcPr/>
          <w:p>
            <w:pPr>
              <w:pStyle w:val="Compact"/>
              <w:jc w:val="left"/>
            </w:pPr>
            <w:r>
              <w:rPr>
                <w:sz w:val="19"/>
              </w:rPr>
              <w:t xml:space="preserve">Meets CDI-001 to CDI-003, CDI-006, CDI-010 to CDI-012 and CDI-015 to CDI-020 for their documents</w:t>
            </w:r>
          </w:p>
        </w:tc>
      </w:tr>
      <w:tr>
        <w:trPr>
          <w:cantSplit/>
        </w:trPr>
        <w:tc>
          <w:tcPr/>
          <w:p>
            <w:pPr>
              <w:pStyle w:val="Compact"/>
              <w:jc w:val="left"/>
            </w:pPr>
            <w:r>
              <w:rPr>
                <w:sz w:val="19"/>
              </w:rPr>
              <w:t xml:space="preserve">Control Owner</w:t>
            </w:r>
          </w:p>
        </w:tc>
        <w:tc>
          <w:tcPr/>
          <w:p>
            <w:pPr>
              <w:pStyle w:val="Compact"/>
              <w:jc w:val="left"/>
            </w:pPr>
            <w:r>
              <w:rPr>
                <w:sz w:val="19"/>
              </w:rPr>
              <w:t xml:space="preserve">Names producible evidence and supplies store, retrieval and authority for its records</w:t>
            </w:r>
          </w:p>
        </w:tc>
      </w:tr>
      <w:tr>
        <w:trPr>
          <w:cantSplit/>
        </w:trPr>
        <w:tc>
          <w:tcPr/>
          <w:p>
            <w:pPr>
              <w:pStyle w:val="Compact"/>
              <w:jc w:val="left"/>
            </w:pPr>
            <w:r>
              <w:rPr>
                <w:sz w:val="19"/>
              </w:rPr>
              <w:t xml:space="preserve">Custodian Role</w:t>
            </w:r>
          </w:p>
        </w:tc>
        <w:tc>
          <w:tcPr/>
          <w:p>
            <w:pPr>
              <w:pStyle w:val="Compact"/>
              <w:jc w:val="left"/>
            </w:pPr>
            <w:r>
              <w:rPr>
                <w:sz w:val="19"/>
              </w:rPr>
              <w:t xml:space="preserve">Holds records in their named store, tracks retention clocks, records end-of-life decisions and destruction</w:t>
            </w:r>
          </w:p>
        </w:tc>
      </w:tr>
      <w:tr>
        <w:trPr>
          <w:cantSplit/>
        </w:trPr>
        <w:tc>
          <w:tcPr/>
          <w:p>
            <w:pPr>
              <w:pStyle w:val="Compact"/>
              <w:jc w:val="left"/>
            </w:pPr>
            <w:r>
              <w:rPr>
                <w:sz w:val="19"/>
              </w:rPr>
              <w:t xml:space="preserve">Line Manager</w:t>
            </w:r>
          </w:p>
        </w:tc>
        <w:tc>
          <w:tcPr/>
          <w:p>
            <w:pPr>
              <w:pStyle w:val="Compact"/>
              <w:jc w:val="left"/>
            </w:pPr>
            <w:r>
              <w:rPr>
                <w:sz w:val="19"/>
              </w:rPr>
              <w:t xml:space="preserve">Approves supporting documents. Ensures staff use current versions and are briefed</w:t>
            </w:r>
          </w:p>
        </w:tc>
      </w:tr>
      <w:tr>
        <w:trPr>
          <w:cantSplit/>
        </w:trPr>
        <w:tc>
          <w:tcPr/>
          <w:p>
            <w:pPr>
              <w:pStyle w:val="Compact"/>
              <w:jc w:val="left"/>
            </w:pPr>
            <w:r>
              <w:rPr>
                <w:sz w:val="19"/>
              </w:rPr>
              <w:t xml:space="preserve">All staff</w:t>
            </w:r>
          </w:p>
        </w:tc>
        <w:tc>
          <w:tcPr/>
          <w:p>
            <w:pPr>
              <w:pStyle w:val="Compact"/>
              <w:jc w:val="left"/>
            </w:pPr>
            <w:r>
              <w:rPr>
                <w:sz w:val="19"/>
              </w:rPr>
              <w:t xml:space="preserve">Use only controlled copies and keep records in named stores</w:t>
            </w:r>
          </w:p>
        </w:tc>
      </w:tr>
    </w:tbl>
    <w:bookmarkEnd w:id="74"/>
    <w:bookmarkStart w:id="75" w:name="related-documents"/>
    <w:p>
      <w:pPr>
        <w:pStyle w:val="Heading2"/>
        <w:keepNext/>
        <w:pageBreakBefore w:val="0"/>
      </w:pPr>
      <w:r>
        <w:t xml:space="preserve">11.0 Related Documents</w:t>
      </w:r>
    </w:p>
    <w:p>
      <w:pPr>
        <w:numPr>
          <w:ilvl w:val="0"/>
          <w:numId w:val="1046"/>
        </w:numPr>
        <w:pStyle w:val="Compact"/>
      </w:pPr>
      <w:r>
        <w:t xml:space="preserve">Control of Documented Information Policy (parent)</w:t>
      </w:r>
    </w:p>
    <w:p>
      <w:pPr>
        <w:numPr>
          <w:ilvl w:val="0"/>
          <w:numId w:val="1046"/>
        </w:numPr>
        <w:pStyle w:val="Compact"/>
      </w:pPr>
      <w:r>
        <w:t xml:space="preserve">Control of Documented Information Procedure (child)</w:t>
      </w:r>
    </w:p>
    <w:p>
      <w:pPr>
        <w:numPr>
          <w:ilvl w:val="0"/>
          <w:numId w:val="1046"/>
        </w:numPr>
        <w:pStyle w:val="Compact"/>
      </w:pPr>
      <w:r>
        <w:t xml:space="preserve">Records Governance Procedure (child)</w:t>
      </w:r>
    </w:p>
    <w:p>
      <w:pPr>
        <w:numPr>
          <w:ilvl w:val="0"/>
          <w:numId w:val="1046"/>
        </w:numPr>
        <w:pStyle w:val="Compact"/>
      </w:pPr>
      <w:r>
        <w:t xml:space="preserve">Enterprise Record Type Taxonomy; Enterprise Records Catalogue</w:t>
      </w:r>
    </w:p>
    <w:p>
      <w:pPr>
        <w:numPr>
          <w:ilvl w:val="0"/>
          <w:numId w:val="1046"/>
        </w:numPr>
        <w:pStyle w:val="Compact"/>
      </w:pPr>
      <w:r>
        <w:t xml:space="preserve">Compliance Monitoring Procedure</w:t>
      </w:r>
    </w:p>
    <w:p>
      <w:pPr>
        <w:numPr>
          <w:ilvl w:val="0"/>
          <w:numId w:val="1046"/>
        </w:numPr>
        <w:pStyle w:val="Compact"/>
      </w:pPr>
      <w:r>
        <w:t xml:space="preserve">Internal Audit Procedure</w:t>
      </w:r>
    </w:p>
    <w:p>
      <w:pPr>
        <w:numPr>
          <w:ilvl w:val="0"/>
          <w:numId w:val="1046"/>
        </w:numPr>
        <w:pStyle w:val="Compact"/>
      </w:pPr>
      <w:r>
        <w:t xml:space="preserve">Information Security classification control; Access Control Policy</w:t>
      </w:r>
    </w:p>
    <w:p>
      <w:pPr>
        <w:numPr>
          <w:ilvl w:val="0"/>
          <w:numId w:val="1046"/>
        </w:numPr>
        <w:pStyle w:val="Compact"/>
      </w:pPr>
      <w:r>
        <w:t xml:space="preserve">Data Protection &amp; Privacy Policy</w:t>
      </w:r>
    </w:p>
    <w:bookmarkEnd w:id="75"/>
    <w:bookmarkStart w:id="76" w:name="X07f9b9995c2610b59aef6604492f419bcd209a8"/>
    <w:p>
      <w:pPr>
        <w:pStyle w:val="Heading2"/>
        <w:keepNext/>
        <w:pageBreakBefore w:val="0"/>
      </w:pPr>
      <w:r>
        <w:t xml:space="preserve">Annex S. Source Trace (review annex; moves to the traceability record on issue)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cantSplit/>
          <w:tblHeader/>
        </w:trPr>
        <w:tc>
          <w:tcPr>
            <w:shd w:val="clear" w:fill="E7EAF0"/>
          </w:tcPr>
          <w:p>
            <w:pPr>
              <w:pStyle w:val="Compact"/>
              <w:jc w:val="left"/>
            </w:pPr>
            <w:r>
              <w:rPr>
                <w:b/>
                <w:sz w:val="19"/>
              </w:rPr>
              <w:t xml:space="preserve">Control</w:t>
            </w:r>
          </w:p>
        </w:tc>
        <w:tc>
          <w:tcPr>
            <w:shd w:val="clear" w:fill="E7EAF0"/>
          </w:tcPr>
          <w:p>
            <w:pPr>
              <w:pStyle w:val="Compact"/>
              <w:jc w:val="left"/>
            </w:pPr>
            <w:r>
              <w:rPr>
                <w:b/>
                <w:sz w:val="19"/>
              </w:rPr>
              <w:t xml:space="preserve">Source clauses</w:t>
            </w:r>
          </w:p>
        </w:tc>
      </w:tr>
      <w:tr>
        <w:trPr>
          <w:cantSplit/>
        </w:trPr>
        <w:tc>
          <w:tcPr/>
          <w:p>
            <w:pPr>
              <w:pStyle w:val="Compact"/>
              <w:jc w:val="left"/>
            </w:pPr>
            <w:r>
              <w:rPr>
                <w:sz w:val="19"/>
              </w:rPr>
              <w:t xml:space="preserve">CDI-001</w:t>
            </w:r>
          </w:p>
        </w:tc>
        <w:tc>
          <w:tcPr/>
          <w:p>
            <w:pPr>
              <w:pStyle w:val="Compact"/>
              <w:jc w:val="left"/>
            </w:pPr>
            <w:r>
              <w:rPr>
                <w:sz w:val="19"/>
              </w:rPr>
              <w:t xml:space="preserve">V06 3.0, 3.1, 8.1; Authoring Guide Rev03 s3, s13.2; library Procedure 5.4, 5.5, CDI-001; issued CDI Policy 3.2</w:t>
            </w:r>
          </w:p>
        </w:tc>
      </w:tr>
      <w:tr>
        <w:trPr>
          <w:cantSplit/>
        </w:trPr>
        <w:tc>
          <w:tcPr/>
          <w:p>
            <w:pPr>
              <w:pStyle w:val="Compact"/>
              <w:jc w:val="left"/>
            </w:pPr>
            <w:r>
              <w:rPr>
                <w:sz w:val="19"/>
              </w:rPr>
              <w:t xml:space="preserve">CDI-002</w:t>
            </w:r>
          </w:p>
        </w:tc>
        <w:tc>
          <w:tcPr/>
          <w:p>
            <w:pPr>
              <w:pStyle w:val="Compact"/>
              <w:jc w:val="left"/>
            </w:pPr>
            <w:r>
              <w:rPr>
                <w:sz w:val="19"/>
              </w:rPr>
              <w:t xml:space="preserve">V06 4.0, 4.2, 5.0; library Procedure 6.3 to 6.5, 13.1 to 13.5, CDI-002, V20; Rev05 working copy 8.3</w:t>
            </w:r>
          </w:p>
        </w:tc>
      </w:tr>
      <w:tr>
        <w:trPr>
          <w:cantSplit/>
        </w:trPr>
        <w:tc>
          <w:tcPr/>
          <w:p>
            <w:pPr>
              <w:pStyle w:val="Compact"/>
              <w:jc w:val="left"/>
            </w:pPr>
            <w:r>
              <w:rPr>
                <w:sz w:val="19"/>
              </w:rPr>
              <w:t xml:space="preserve">CDI-003</w:t>
            </w:r>
          </w:p>
        </w:tc>
        <w:tc>
          <w:tcPr/>
          <w:p>
            <w:pPr>
              <w:pStyle w:val="Compact"/>
              <w:jc w:val="left"/>
            </w:pPr>
            <w:r>
              <w:rPr>
                <w:sz w:val="19"/>
              </w:rPr>
              <w:t xml:space="preserve">V06 5.0, 5.1, 10.0; Authoring Guide Rev03 s5; library Procedure 6.2, 7.2, 7.4, Annex A, CDI-003</w:t>
            </w:r>
          </w:p>
        </w:tc>
      </w:tr>
      <w:tr>
        <w:trPr>
          <w:cantSplit/>
        </w:trPr>
        <w:tc>
          <w:tcPr/>
          <w:p>
            <w:pPr>
              <w:pStyle w:val="Compact"/>
              <w:jc w:val="left"/>
            </w:pPr>
            <w:r>
              <w:rPr>
                <w:sz w:val="19"/>
              </w:rPr>
              <w:t xml:space="preserve">CDI-004</w:t>
            </w:r>
          </w:p>
        </w:tc>
        <w:tc>
          <w:tcPr/>
          <w:p>
            <w:pPr>
              <w:pStyle w:val="Compact"/>
              <w:jc w:val="left"/>
            </w:pPr>
            <w:r>
              <w:rPr>
                <w:sz w:val="19"/>
              </w:rPr>
              <w:t xml:space="preserve">Authoring Guide Rev03 s9; library Procedure 8.3, 8.4, 8.8, CDI-004</w:t>
            </w:r>
          </w:p>
        </w:tc>
      </w:tr>
      <w:tr>
        <w:trPr>
          <w:cantSplit/>
        </w:trPr>
        <w:tc>
          <w:tcPr/>
          <w:p>
            <w:pPr>
              <w:pStyle w:val="Compact"/>
              <w:jc w:val="left"/>
            </w:pPr>
            <w:r>
              <w:rPr>
                <w:sz w:val="19"/>
              </w:rPr>
              <w:t xml:space="preserve">CDI-005</w:t>
            </w:r>
          </w:p>
        </w:tc>
        <w:tc>
          <w:tcPr/>
          <w:p>
            <w:pPr>
              <w:pStyle w:val="Compact"/>
              <w:jc w:val="left"/>
            </w:pPr>
            <w:r>
              <w:rPr>
                <w:sz w:val="19"/>
              </w:rPr>
              <w:t xml:space="preserve">V06 5.1; Authoring Guide Rev03 s7, s8; library Procedure 8.6, 8.7, 9.1, 16.3, CDI-005; RGP IRG-009</w:t>
            </w:r>
          </w:p>
        </w:tc>
      </w:tr>
      <w:tr>
        <w:trPr>
          <w:cantSplit/>
        </w:trPr>
        <w:tc>
          <w:tcPr/>
          <w:p>
            <w:pPr>
              <w:pStyle w:val="Compact"/>
              <w:jc w:val="left"/>
            </w:pPr>
            <w:r>
              <w:rPr>
                <w:sz w:val="19"/>
              </w:rPr>
              <w:t xml:space="preserve">CDI-006</w:t>
            </w:r>
          </w:p>
        </w:tc>
        <w:tc>
          <w:tcPr/>
          <w:p>
            <w:pPr>
              <w:pStyle w:val="Compact"/>
              <w:jc w:val="left"/>
            </w:pPr>
            <w:r>
              <w:rPr>
                <w:sz w:val="19"/>
              </w:rPr>
              <w:t xml:space="preserve">V06 6.0; Authoring Guide Rev03 s6.1 to 6.4, s9, s14.2; library Procedure 7.3, 7.5, 7.7, 8.2, CDI-006</w:t>
            </w:r>
          </w:p>
        </w:tc>
      </w:tr>
      <w:tr>
        <w:trPr>
          <w:cantSplit/>
        </w:trPr>
        <w:tc>
          <w:tcPr/>
          <w:p>
            <w:pPr>
              <w:pStyle w:val="Compact"/>
              <w:jc w:val="left"/>
            </w:pPr>
            <w:r>
              <w:rPr>
                <w:sz w:val="19"/>
              </w:rPr>
              <w:t xml:space="preserve">CDI-007</w:t>
            </w:r>
          </w:p>
        </w:tc>
        <w:tc>
          <w:tcPr/>
          <w:p>
            <w:pPr>
              <w:pStyle w:val="Compact"/>
              <w:jc w:val="left"/>
            </w:pPr>
            <w:r>
              <w:rPr>
                <w:sz w:val="19"/>
              </w:rPr>
              <w:t xml:space="preserve">V06 5.1 (retention per evidence item, changed); library Procedure 9.2 to 9.4, CDI-007; RGP s8</w:t>
            </w:r>
          </w:p>
        </w:tc>
      </w:tr>
      <w:tr>
        <w:trPr>
          <w:cantSplit/>
        </w:trPr>
        <w:tc>
          <w:tcPr/>
          <w:p>
            <w:pPr>
              <w:pStyle w:val="Compact"/>
              <w:jc w:val="left"/>
            </w:pPr>
            <w:r>
              <w:rPr>
                <w:sz w:val="19"/>
              </w:rPr>
              <w:t xml:space="preserve">CDI-008</w:t>
            </w:r>
          </w:p>
        </w:tc>
        <w:tc>
          <w:tcPr/>
          <w:p>
            <w:pPr>
              <w:pStyle w:val="Compact"/>
              <w:jc w:val="left"/>
            </w:pPr>
            <w:r>
              <w:rPr>
                <w:sz w:val="19"/>
              </w:rPr>
              <w:t xml:space="preserve">Compliance Monitoring Procedure s3.3, s8.2, s11, s13; library Procedure 17.0, CDI-008</w:t>
            </w:r>
          </w:p>
        </w:tc>
      </w:tr>
      <w:tr>
        <w:trPr>
          <w:cantSplit/>
        </w:trPr>
        <w:tc>
          <w:tcPr/>
          <w:p>
            <w:pPr>
              <w:pStyle w:val="Compact"/>
              <w:jc w:val="left"/>
            </w:pPr>
            <w:r>
              <w:rPr>
                <w:sz w:val="19"/>
              </w:rPr>
              <w:t xml:space="preserve">CDI-009</w:t>
            </w:r>
          </w:p>
        </w:tc>
        <w:tc>
          <w:tcPr/>
          <w:p>
            <w:pPr>
              <w:pStyle w:val="Compact"/>
              <w:jc w:val="left"/>
            </w:pPr>
            <w:r>
              <w:rPr>
                <w:sz w:val="19"/>
              </w:rPr>
              <w:t xml:space="preserve">V06 6.0, 7.0; library Procedure 11.12, 15.1 to 15.4, CDI-009</w:t>
            </w:r>
          </w:p>
        </w:tc>
      </w:tr>
      <w:tr>
        <w:trPr>
          <w:cantSplit/>
        </w:trPr>
        <w:tc>
          <w:tcPr/>
          <w:p>
            <w:pPr>
              <w:pStyle w:val="Compact"/>
              <w:jc w:val="left"/>
            </w:pPr>
            <w:r>
              <w:rPr>
                <w:sz w:val="19"/>
              </w:rPr>
              <w:t xml:space="preserve">CDI-010</w:t>
            </w:r>
          </w:p>
        </w:tc>
        <w:tc>
          <w:tcPr/>
          <w:p>
            <w:pPr>
              <w:pStyle w:val="Compact"/>
              <w:jc w:val="left"/>
            </w:pPr>
            <w:r>
              <w:rPr>
                <w:sz w:val="19"/>
              </w:rPr>
              <w:t xml:space="preserve">V06 5.2, 8.2, 8.3, 8.4; Authoring Guide Rev03 s12; library Procedure 11.4 to 11.11, CDI-010</w:t>
            </w:r>
          </w:p>
        </w:tc>
      </w:tr>
      <w:tr>
        <w:trPr>
          <w:cantSplit/>
        </w:trPr>
        <w:tc>
          <w:tcPr/>
          <w:p>
            <w:pPr>
              <w:pStyle w:val="Compact"/>
              <w:jc w:val="left"/>
            </w:pPr>
            <w:r>
              <w:rPr>
                <w:sz w:val="19"/>
              </w:rPr>
              <w:t xml:space="preserve">CDI-011</w:t>
            </w:r>
          </w:p>
        </w:tc>
        <w:tc>
          <w:tcPr/>
          <w:p>
            <w:pPr>
              <w:pStyle w:val="Compact"/>
              <w:jc w:val="left"/>
            </w:pPr>
            <w:r>
              <w:rPr>
                <w:sz w:val="19"/>
              </w:rPr>
              <w:t xml:space="preserve">V06 9.0; issued CDI Policy 3.5; library Procedure 12.0, 14.1, CDI-011</w:t>
            </w:r>
          </w:p>
        </w:tc>
      </w:tr>
      <w:tr>
        <w:trPr>
          <w:cantSplit/>
        </w:trPr>
        <w:tc>
          <w:tcPr/>
          <w:p>
            <w:pPr>
              <w:pStyle w:val="Compact"/>
              <w:jc w:val="left"/>
            </w:pPr>
            <w:r>
              <w:rPr>
                <w:sz w:val="19"/>
              </w:rPr>
              <w:t xml:space="preserve">CDI-012</w:t>
            </w:r>
          </w:p>
        </w:tc>
        <w:tc>
          <w:tcPr/>
          <w:p>
            <w:pPr>
              <w:pStyle w:val="Compact"/>
              <w:jc w:val="left"/>
            </w:pPr>
            <w:r>
              <w:rPr>
                <w:sz w:val="19"/>
              </w:rPr>
              <w:t xml:space="preserve">V06 3.0 cadence, 4.2, 11.0; issued CDI Policy 3.7, 6.0; Rev05 working copy 8.1, 8.2; library Procedure 6.8, 13.4, CDI-012</w:t>
            </w:r>
          </w:p>
        </w:tc>
      </w:tr>
      <w:tr>
        <w:trPr>
          <w:cantSplit/>
        </w:trPr>
        <w:tc>
          <w:tcPr/>
          <w:p>
            <w:pPr>
              <w:pStyle w:val="Compact"/>
              <w:jc w:val="left"/>
            </w:pPr>
            <w:r>
              <w:rPr>
                <w:sz w:val="19"/>
              </w:rPr>
              <w:t xml:space="preserve">CDI-013</w:t>
            </w:r>
          </w:p>
        </w:tc>
        <w:tc>
          <w:tcPr/>
          <w:p>
            <w:pPr>
              <w:pStyle w:val="Compact"/>
              <w:jc w:val="left"/>
            </w:pPr>
            <w:r>
              <w:rPr>
                <w:sz w:val="19"/>
              </w:rPr>
              <w:t xml:space="preserve">Authoring Guide Rev03 s11; Rev05 working copy 10.4; library Procedure 10.0, CDI-013</w:t>
            </w:r>
          </w:p>
        </w:tc>
      </w:tr>
      <w:tr>
        <w:trPr>
          <w:cantSplit/>
        </w:trPr>
        <w:tc>
          <w:tcPr/>
          <w:p>
            <w:pPr>
              <w:pStyle w:val="Compact"/>
              <w:jc w:val="left"/>
            </w:pPr>
            <w:r>
              <w:rPr>
                <w:sz w:val="19"/>
              </w:rPr>
              <w:t xml:space="preserve">CDI-014</w:t>
            </w:r>
          </w:p>
        </w:tc>
        <w:tc>
          <w:tcPr/>
          <w:p>
            <w:pPr>
              <w:pStyle w:val="Compact"/>
              <w:jc w:val="left"/>
            </w:pPr>
            <w:r>
              <w:rPr>
                <w:sz w:val="19"/>
              </w:rPr>
              <w:t xml:space="preserve">Authoring Guide Rev03 s10; issued CDI Policy 3.9; Rev05 working copy 10.1 to 10.6; library Procedure 16.0, CDI-014</w:t>
            </w:r>
          </w:p>
        </w:tc>
      </w:tr>
      <w:tr>
        <w:trPr>
          <w:cantSplit/>
        </w:trPr>
        <w:tc>
          <w:tcPr/>
          <w:p>
            <w:pPr>
              <w:pStyle w:val="Compact"/>
              <w:jc w:val="left"/>
            </w:pPr>
            <w:r>
              <w:rPr>
                <w:sz w:val="19"/>
              </w:rPr>
              <w:t xml:space="preserve">CDI-015</w:t>
            </w:r>
          </w:p>
        </w:tc>
        <w:tc>
          <w:tcPr/>
          <w:p>
            <w:pPr>
              <w:pStyle w:val="Compact"/>
              <w:jc w:val="left"/>
            </w:pPr>
            <w:r>
              <w:rPr>
                <w:sz w:val="19"/>
              </w:rPr>
              <w:t xml:space="preserve">Authoring Guide Rev02 (Mar 2026) s6.4, s6.5; V06 4.1 draft identification; library Procedure 11.5, 12.5</w:t>
            </w:r>
          </w:p>
        </w:tc>
      </w:tr>
      <w:tr>
        <w:trPr>
          <w:cantSplit/>
        </w:trPr>
        <w:tc>
          <w:tcPr/>
          <w:p>
            <w:pPr>
              <w:pStyle w:val="Compact"/>
              <w:jc w:val="left"/>
            </w:pPr>
            <w:r>
              <w:rPr>
                <w:sz w:val="19"/>
              </w:rPr>
              <w:t xml:space="preserve">CDI-016</w:t>
            </w:r>
          </w:p>
        </w:tc>
        <w:tc>
          <w:tcPr/>
          <w:p>
            <w:pPr>
              <w:pStyle w:val="Compact"/>
              <w:jc w:val="left"/>
            </w:pPr>
            <w:r>
              <w:rPr>
                <w:sz w:val="19"/>
              </w:rPr>
              <w:t xml:space="preserve">V06 4.0 (legacy recoding), 4.1 (legacy renaming), 5.0 (Revision and Issue), 8.6</w:t>
            </w:r>
          </w:p>
        </w:tc>
      </w:tr>
      <w:tr>
        <w:trPr>
          <w:cantSplit/>
        </w:trPr>
        <w:tc>
          <w:tcPr/>
          <w:p>
            <w:pPr>
              <w:pStyle w:val="Compact"/>
              <w:jc w:val="left"/>
            </w:pPr>
            <w:r>
              <w:rPr>
                <w:sz w:val="19"/>
              </w:rPr>
              <w:t xml:space="preserve">CDI-017</w:t>
            </w:r>
          </w:p>
        </w:tc>
        <w:tc>
          <w:tcPr/>
          <w:p>
            <w:pPr>
              <w:pStyle w:val="Compact"/>
              <w:jc w:val="left"/>
            </w:pPr>
            <w:r>
              <w:rPr>
                <w:sz w:val="19"/>
              </w:rPr>
              <w:t xml:space="preserve">V06 4.0, 8.2.1; library Procedure 6.3, 11.1, Annex B</w:t>
            </w:r>
          </w:p>
        </w:tc>
      </w:tr>
      <w:tr>
        <w:trPr>
          <w:cantSplit/>
        </w:trPr>
        <w:tc>
          <w:tcPr/>
          <w:p>
            <w:pPr>
              <w:pStyle w:val="Compact"/>
              <w:jc w:val="left"/>
            </w:pPr>
            <w:r>
              <w:rPr>
                <w:sz w:val="19"/>
              </w:rPr>
              <w:t xml:space="preserve">CDI-018</w:t>
            </w:r>
          </w:p>
        </w:tc>
        <w:tc>
          <w:tcPr/>
          <w:p>
            <w:pPr>
              <w:pStyle w:val="Compact"/>
              <w:jc w:val="left"/>
            </w:pPr>
            <w:r>
              <w:rPr>
                <w:sz w:val="19"/>
              </w:rPr>
              <w:t xml:space="preserve">V06 4.1 (changed); library Procedure 6.6, 13.1</w:t>
            </w:r>
          </w:p>
        </w:tc>
      </w:tr>
      <w:tr>
        <w:trPr>
          <w:cantSplit/>
        </w:trPr>
        <w:tc>
          <w:tcPr/>
          <w:p>
            <w:pPr>
              <w:pStyle w:val="Compact"/>
              <w:jc w:val="left"/>
            </w:pPr>
            <w:r>
              <w:rPr>
                <w:sz w:val="19"/>
              </w:rPr>
              <w:t xml:space="preserve">CDI-019</w:t>
            </w:r>
          </w:p>
        </w:tc>
        <w:tc>
          <w:tcPr/>
          <w:p>
            <w:pPr>
              <w:pStyle w:val="Compact"/>
              <w:jc w:val="left"/>
            </w:pPr>
            <w:r>
              <w:rPr>
                <w:sz w:val="19"/>
              </w:rPr>
              <w:t xml:space="preserve">V06 3.0, 8.1; Authoring Guide Rev03 s4, s11; library Procedure 5.3, 14.3</w:t>
            </w:r>
          </w:p>
        </w:tc>
      </w:tr>
      <w:tr>
        <w:trPr>
          <w:cantSplit/>
        </w:trPr>
        <w:tc>
          <w:tcPr/>
          <w:p>
            <w:pPr>
              <w:pStyle w:val="Compact"/>
              <w:jc w:val="left"/>
            </w:pPr>
            <w:r>
              <w:rPr>
                <w:sz w:val="19"/>
              </w:rPr>
              <w:t xml:space="preserve">CDI-020</w:t>
            </w:r>
          </w:p>
        </w:tc>
        <w:tc>
          <w:tcPr/>
          <w:p>
            <w:pPr>
              <w:pStyle w:val="Compact"/>
              <w:jc w:val="left"/>
            </w:pPr>
            <w:r>
              <w:rPr>
                <w:sz w:val="19"/>
              </w:rPr>
              <w:t xml:space="preserve">Document Creation Standards items 1 to 9; Authoring Guide Rev03 s4 (FM); library Procedure 11.13</w:t>
            </w:r>
          </w:p>
        </w:tc>
      </w:tr>
      <w:tr>
        <w:trPr>
          <w:cantSplit/>
        </w:trPr>
        <w:tc>
          <w:tcPr/>
          <w:p>
            <w:pPr>
              <w:pStyle w:val="Compact"/>
              <w:jc w:val="left"/>
            </w:pPr>
            <w:r>
              <w:rPr>
                <w:sz w:val="19"/>
              </w:rPr>
              <w:t xml:space="preserve">CDI-021</w:t>
            </w:r>
          </w:p>
        </w:tc>
        <w:tc>
          <w:tcPr/>
          <w:p>
            <w:pPr>
              <w:pStyle w:val="Compact"/>
              <w:jc w:val="left"/>
            </w:pPr>
            <w:r>
              <w:rPr>
                <w:sz w:val="19"/>
              </w:rPr>
              <w:t xml:space="preserve">V06 12.0; Rev05 working copy 3.3, 11.1; Records Retention and Protection Policy s5; library Procedure 19.1</w:t>
            </w:r>
          </w:p>
        </w:tc>
      </w:tr>
      <w:tr>
        <w:trPr>
          <w:cantSplit/>
        </w:trPr>
        <w:tc>
          <w:tcPr/>
          <w:p>
            <w:pPr>
              <w:pStyle w:val="Compact"/>
              <w:jc w:val="left"/>
            </w:pPr>
            <w:r>
              <w:rPr>
                <w:sz w:val="19"/>
              </w:rPr>
              <w:t xml:space="preserve">IRG-001 to IRG-012</w:t>
            </w:r>
          </w:p>
        </w:tc>
        <w:tc>
          <w:tcPr/>
          <w:p>
            <w:pPr>
              <w:pStyle w:val="Compact"/>
              <w:jc w:val="left"/>
            </w:pPr>
            <w:r>
              <w:rPr>
                <w:sz w:val="19"/>
              </w:rPr>
              <w:t xml:space="preserve">RGP s2 to s9, IRG-001 to IRG-012; library Procedure 9.0, 18.2</w:t>
            </w:r>
          </w:p>
        </w:tc>
      </w:tr>
      <w:tr>
        <w:trPr>
          <w:cantSplit/>
        </w:trPr>
        <w:tc>
          <w:tcPr/>
          <w:p>
            <w:pPr>
              <w:pStyle w:val="Compact"/>
              <w:jc w:val="left"/>
            </w:pPr>
            <w:r>
              <w:rPr>
                <w:sz w:val="19"/>
              </w:rPr>
              <w:t xml:space="preserve">IRG-013 to IRG-018</w:t>
            </w:r>
          </w:p>
        </w:tc>
        <w:tc>
          <w:tcPr/>
          <w:p>
            <w:pPr>
              <w:pStyle w:val="Compact"/>
              <w:jc w:val="left"/>
            </w:pPr>
            <w:r>
              <w:rPr>
                <w:sz w:val="19"/>
              </w:rPr>
              <w:t xml:space="preserve">CCO records and evidence rules 1 to 6; RGP s4 to s6; Records Retention and Protection Policy s2, s3, s5</w:t>
            </w:r>
          </w:p>
        </w:tc>
      </w:tr>
      <w:tr>
        <w:trPr>
          <w:cantSplit/>
        </w:trPr>
        <w:tc>
          <w:tcPr/>
          <w:p>
            <w:pPr>
              <w:pStyle w:val="Compact"/>
              <w:jc w:val="left"/>
            </w:pPr>
            <w:r>
              <w:rPr>
                <w:sz w:val="19"/>
              </w:rPr>
              <w:t xml:space="preserve">IRG-019</w:t>
            </w:r>
          </w:p>
        </w:tc>
        <w:tc>
          <w:tcPr/>
          <w:p>
            <w:pPr>
              <w:pStyle w:val="Compact"/>
              <w:jc w:val="left"/>
            </w:pPr>
            <w:r>
              <w:rPr>
                <w:sz w:val="19"/>
              </w:rPr>
              <w:t xml:space="preserve">Data Retention Policy 4.1, 4.2; Records Retention and Protection Policy 4.1, 4.3</w:t>
            </w:r>
          </w:p>
        </w:tc>
      </w:tr>
      <w:tr>
        <w:trPr>
          <w:cantSplit/>
        </w:trPr>
        <w:tc>
          <w:tcPr/>
          <w:p>
            <w:pPr>
              <w:pStyle w:val="Compact"/>
              <w:jc w:val="left"/>
            </w:pPr>
            <w:r>
              <w:rPr>
                <w:sz w:val="19"/>
              </w:rPr>
              <w:t xml:space="preserve">IRG-020</w:t>
            </w:r>
          </w:p>
        </w:tc>
        <w:tc>
          <w:tcPr/>
          <w:p>
            <w:pPr>
              <w:pStyle w:val="Compact"/>
              <w:jc w:val="left"/>
            </w:pPr>
            <w:r>
              <w:rPr>
                <w:sz w:val="19"/>
              </w:rPr>
              <w:t xml:space="preserve">Records Retention and Protection Policy 4.2</w:t>
            </w:r>
          </w:p>
        </w:tc>
      </w:tr>
      <w:tr>
        <w:trPr>
          <w:cantSplit/>
        </w:trPr>
        <w:tc>
          <w:tcPr/>
          <w:p>
            <w:pPr>
              <w:pStyle w:val="Compact"/>
              <w:jc w:val="left"/>
            </w:pPr>
            <w:r>
              <w:rPr>
                <w:sz w:val="19"/>
              </w:rPr>
              <w:t xml:space="preserve">IRG-021</w:t>
            </w:r>
          </w:p>
        </w:tc>
        <w:tc>
          <w:tcPr/>
          <w:p>
            <w:pPr>
              <w:pStyle w:val="Compact"/>
              <w:jc w:val="left"/>
            </w:pPr>
            <w:r>
              <w:rPr>
                <w:sz w:val="19"/>
              </w:rPr>
              <w:t xml:space="preserve">Data Retention Policy 5.1, 5.2; Records Retention and Protection Policy s6; RGP s6</w:t>
            </w:r>
          </w:p>
        </w:tc>
      </w:tr>
      <w:tr>
        <w:trPr>
          <w:cantSplit/>
        </w:trPr>
        <w:tc>
          <w:tcPr/>
          <w:p>
            <w:pPr>
              <w:pStyle w:val="Compact"/>
              <w:jc w:val="left"/>
            </w:pPr>
            <w:r>
              <w:rPr>
                <w:sz w:val="19"/>
              </w:rPr>
              <w:t xml:space="preserve">IRG-022</w:t>
            </w:r>
          </w:p>
        </w:tc>
        <w:tc>
          <w:tcPr/>
          <w:p>
            <w:pPr>
              <w:pStyle w:val="Compact"/>
              <w:jc w:val="left"/>
            </w:pPr>
            <w:r>
              <w:rPr>
                <w:sz w:val="19"/>
              </w:rPr>
              <w:t xml:space="preserve">Records Retention and Protection Policy s5</w:t>
            </w:r>
          </w:p>
        </w:tc>
      </w:tr>
      <w:tr>
        <w:trPr>
          <w:cantSplit/>
        </w:trPr>
        <w:tc>
          <w:tcPr/>
          <w:p>
            <w:pPr>
              <w:pStyle w:val="Compact"/>
              <w:jc w:val="left"/>
            </w:pPr>
            <w:r>
              <w:rPr>
                <w:sz w:val="19"/>
              </w:rPr>
              <w:t xml:space="preserve">IRG-023</w:t>
            </w:r>
          </w:p>
        </w:tc>
        <w:tc>
          <w:tcPr/>
          <w:p>
            <w:pPr>
              <w:pStyle w:val="Compact"/>
              <w:jc w:val="left"/>
            </w:pPr>
            <w:r>
              <w:rPr>
                <w:sz w:val="19"/>
              </w:rPr>
              <w:t xml:space="preserve">Library Procedure V09, 16.3, CDI-005; RGP s3</w:t>
            </w:r>
          </w:p>
        </w:tc>
      </w:tr>
      <w:tr>
        <w:trPr>
          <w:cantSplit/>
        </w:trPr>
        <w:tc>
          <w:tcPr/>
          <w:p>
            <w:pPr>
              <w:pStyle w:val="Compact"/>
              <w:jc w:val="left"/>
            </w:pPr>
            <w:r>
              <w:rPr>
                <w:sz w:val="19"/>
              </w:rPr>
              <w:t xml:space="preserve">IRG-024</w:t>
            </w:r>
          </w:p>
        </w:tc>
        <w:tc>
          <w:tcPr/>
          <w:p>
            <w:pPr>
              <w:pStyle w:val="Compact"/>
              <w:jc w:val="left"/>
            </w:pPr>
            <w:r>
              <w:rPr>
                <w:sz w:val="19"/>
              </w:rPr>
              <w:t xml:space="preserve">Data Retention Policy s6</w:t>
            </w:r>
          </w:p>
        </w:tc>
      </w:tr>
    </w:tbl>
    <w:bookmarkEnd w:id="76"/>
    <w:bookmarkEnd w:id="77"/>
    <w:p>
      <w:pPr>
        <w:pStyle w:val="Heading1"/>
      </w:pPr>
      <w:r>
        <w:rPr>
          <w:color w:val="000000"/>
        </w:rPr>
        <w:t>Risk statement revision history</w:t>
      </w:r>
    </w:p>
    <w:p>
      <w:r>
        <w:t>Reason for each draft amendment below: Clarify the event, cause and consequence against the existing control requirement. Required duties and the approval route remain unchanged.</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5940"/>
      </w:tblGrid>
      <w:tr>
        <w:trPr>
          <w:tblHeader w:val="true"/>
          <w:cantSplit/>
          <w:tblHeader/>
          <w:tblHeader/>
        </w:trPr>
        <w:tc>
          <w:tcPr>
            <w:shd w:val="clear" w:fill="E7EBF0"/>
            <w:tcW w:w="1980" w:type="dxa"/>
            <w:vAlign w:val="center"/>
          </w:tcPr>
          <w:p>
            <w:pPr>
              <w:pStyle w:val="Compact"/>
              <w:jc w:val="left"/>
            </w:pPr>
            <w:r>
              <w:rPr>
                <w:b/>
                <w:sz w:val="19"/>
              </w:rPr>
              <w:t>Draft amendment</w:t>
            </w:r>
          </w:p>
        </w:tc>
        <w:tc>
          <w:tcPr>
            <w:shd w:val="clear" w:fill="E7EBF0"/>
            <w:tcW w:w="5940" w:type="dxa"/>
            <w:vAlign w:val="center"/>
          </w:tcPr>
          <w:p>
            <w:pPr>
              <w:pStyle w:val="Compact"/>
            </w:pPr>
            <w:r>
              <w:rPr/>
              <w:t>Earlier wording</w:t>
            </w:r>
          </w:p>
        </w:tc>
      </w:tr>
      <w:tr>
        <w:trPr>
          <w:tblHeader w:val="true"/>
          <w:cantSplit/>
          <w:tblHeader/>
        </w:trPr>
        <w:tc>
          <w:tcPr>
            <w:shd w:val="clear" w:fill="FFFFFF"/>
            <w:tcW w:w="1980" w:type="dxa"/>
            <w:vAlign w:val="center"/>
          </w:tcPr>
          <w:p>
            <w:pPr>
              <w:pStyle w:val="Compact"/>
              <w:jc w:val="left"/>
            </w:pPr>
            <w:r>
              <w:rPr>
                <w:sz w:val="19"/>
              </w:rPr>
              <w:t>5 October 2026</w:t>
              <w:br/>
              <w:t>CDI-005</w:t>
            </w:r>
          </w:p>
        </w:tc>
        <w:tc>
          <w:tcPr>
            <w:shd w:val="clear" w:fill="FFFFFF"/>
            <w:tcW w:w="5940" w:type="dxa"/>
            <w:vAlign w:val="center"/>
          </w:tcPr>
          <w:p>
            <w:pPr>
              <w:pStyle w:val="Compact"/>
            </w:pPr>
            <w:r>
              <w:rPr/>
              <w:t>Failures go undetected because a control has no identifiable evidence.</w:t>
            </w:r>
          </w:p>
        </w:tc>
      </w:tr>
      <w:tr>
        <w:trPr>
          <w:tblHeader w:val="true"/>
          <w:cantSplit/>
          <w:tblHeader/>
        </w:trPr>
        <w:tc>
          <w:tcPr>
            <w:shd w:val="clear" w:fill="FFFFFF"/>
            <w:tcW w:w="1980" w:type="dxa"/>
            <w:vAlign w:val="center"/>
          </w:tcPr>
          <w:p>
            <w:pPr>
              <w:pStyle w:val="Compact"/>
              <w:jc w:val="left"/>
            </w:pPr>
            <w:r>
              <w:rPr>
                <w:sz w:val="19"/>
              </w:rPr>
              <w:t>5 October 2026</w:t>
              <w:br/>
              <w:t>CDI-009</w:t>
            </w:r>
          </w:p>
        </w:tc>
        <w:tc>
          <w:tcPr>
            <w:shd w:val="clear" w:fill="FFFFFF"/>
            <w:tcW w:w="5940" w:type="dxa"/>
            <w:vAlign w:val="center"/>
          </w:tcPr>
          <w:p>
            <w:pPr>
              <w:pStyle w:val="Compact"/>
            </w:pPr>
            <w:r>
              <w:rPr/>
              <w:t>Duties and approvals fall to no one because documents name roles that do not exist.</w:t>
            </w:r>
          </w:p>
        </w:tc>
      </w:tr>
      <w:tr>
        <w:trPr>
          <w:tblHeader w:val="true"/>
          <w:cantSplit/>
          <w:tblHeader/>
        </w:trPr>
        <w:tc>
          <w:tcPr>
            <w:shd w:val="clear" w:fill="FFFFFF"/>
            <w:tcW w:w="1980" w:type="dxa"/>
            <w:vAlign w:val="center"/>
          </w:tcPr>
          <w:p>
            <w:pPr>
              <w:pStyle w:val="Compact"/>
              <w:jc w:val="left"/>
            </w:pPr>
            <w:r>
              <w:rPr>
                <w:sz w:val="19"/>
              </w:rPr>
              <w:t>5 October 2026</w:t>
              <w:br/>
              <w:t>CDI-010</w:t>
            </w:r>
          </w:p>
        </w:tc>
        <w:tc>
          <w:tcPr>
            <w:shd w:val="clear" w:fill="FFFFFF"/>
            <w:tcW w:w="5940" w:type="dxa"/>
            <w:vAlign w:val="center"/>
          </w:tcPr>
          <w:p>
            <w:pPr>
              <w:pStyle w:val="Compact"/>
            </w:pPr>
            <w:r>
              <w:rPr/>
              <w:t>Documents are unworkable or unauthorised because consultation, sensitisation or proper approval is missing.</w:t>
            </w:r>
          </w:p>
        </w:tc>
      </w:tr>
      <w:tr>
        <w:trPr>
          <w:tblHeader w:val="true"/>
          <w:cantSplit/>
          <w:tblHeader/>
        </w:trPr>
        <w:tc>
          <w:tcPr>
            <w:shd w:val="clear" w:fill="FFFFFF"/>
            <w:tcW w:w="1980" w:type="dxa"/>
            <w:vAlign w:val="center"/>
          </w:tcPr>
          <w:p>
            <w:pPr>
              <w:pStyle w:val="Compact"/>
              <w:jc w:val="left"/>
            </w:pPr>
            <w:r>
              <w:rPr>
                <w:sz w:val="19"/>
              </w:rPr>
              <w:t>5 October 2026</w:t>
              <w:br/>
              <w:t>CDI-011</w:t>
            </w:r>
          </w:p>
        </w:tc>
        <w:tc>
          <w:tcPr>
            <w:shd w:val="clear" w:fill="FFFFFF"/>
            <w:tcW w:w="5940" w:type="dxa"/>
            <w:vAlign w:val="center"/>
          </w:tcPr>
          <w:p>
            <w:pPr>
              <w:pStyle w:val="Compact"/>
            </w:pPr>
            <w:r>
              <w:rPr/>
              <w:t>Staff follow superseded rules because old or uncontrolled copies stay in use.</w:t>
            </w:r>
          </w:p>
        </w:tc>
      </w:tr>
      <w:tr>
        <w:trPr>
          <w:tblHeader w:val="true"/>
          <w:cantSplit/>
          <w:tblHeader/>
        </w:trPr>
        <w:tc>
          <w:tcPr>
            <w:shd w:val="clear" w:fill="FFFFFF"/>
            <w:tcW w:w="1980" w:type="dxa"/>
            <w:vAlign w:val="center"/>
          </w:tcPr>
          <w:p>
            <w:pPr>
              <w:pStyle w:val="Compact"/>
              <w:jc w:val="left"/>
            </w:pPr>
            <w:r>
              <w:rPr>
                <w:sz w:val="19"/>
              </w:rPr>
              <w:t>5 October 2026</w:t>
              <w:br/>
              <w:t>CDI-012</w:t>
            </w:r>
          </w:p>
        </w:tc>
        <w:tc>
          <w:tcPr>
            <w:shd w:val="clear" w:fill="FFFFFF"/>
            <w:tcW w:w="5940" w:type="dxa"/>
            <w:vAlign w:val="center"/>
          </w:tcPr>
          <w:p>
            <w:pPr>
              <w:pStyle w:val="Compact"/>
            </w:pPr>
            <w:r>
              <w:rPr/>
              <w:t>Documents drift from practice, law and standards because reviews are missed.</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80" w:before="180"/>
    </w:pPr>
    <w:qFormat/>
    <w:rPr>
      <w:rFonts w:ascii="Calibri" w:hAnsi="Calibri" w:cs="Calibri" w:eastAsia="Calibri"/>
    </w:rPr>
  </w:style>
  <w:style w:customStyle="1" w:styleId="FirstParagraph" w:type="paragraph">
    <w:name w:val="First Paragraph"/>
    <w:basedOn w:val="BodyText"/>
    <w:next w:val="BodyText"/>
    <w:qFormat/>
    <w:rPr>
      <w:rFonts w:ascii="Calibri" w:hAnsi="Calibri" w:cs="Calibri" w:eastAsia="Calibri"/>
    </w:rPr>
  </w:style>
  <w:style w:customStyle="1" w:styleId="Compact" w:type="paragraph">
    <w:name w:val="Compact"/>
    <w:basedOn w:val="BodyText"/>
    <w:qFormat/>
    <w:pPr>
      <w:spacing w:after="36" w:before="36"/>
    </w:pPr>
    <w:rPr>
      <w:rFonts w:ascii="Calibri" w:hAnsi="Calibri" w:cs="Calibri" w:eastAsia="Calibri"/>
    </w:rPr>
  </w:style>
  <w:style w:styleId="Title" w:type="paragraph">
    <w:name w:val="Title"/>
    <w:basedOn w:val="Normal"/>
    <w:next w:val="BodyText"/>
    <w:qFormat/>
    <w:pPr>
      <w:keepNext/>
      <w:keepLines/>
      <w:spacing w:after="240" w:before="480"/>
      <w:jc w:val="center"/>
    </w:pPr>
    <w:rPr>
      <w:rFonts w:ascii="Calibri" w:hAnsi="Calibri" w:cs="Calibri" w:eastAsia="Calibri"/>
      <w:b/>
      <w:bCs/>
      <w:color w:val="1F2A44"/>
      <w:sz w:val="36"/>
      <w:szCs w:val="36"/>
    </w:rPr>
  </w:style>
  <w:style w:styleId="Subtitle" w:type="paragraph">
    <w:name w:val="Subtitle"/>
    <w:basedOn w:val="Title"/>
    <w:next w:val="BodyText"/>
    <w:qFormat/>
    <w:pPr>
      <w:keepNext/>
      <w:keepLines/>
      <w:spacing w:after="240" w:before="240"/>
      <w:jc w:val="center"/>
    </w:pPr>
    <w:rPr>
      <w:rFonts w:ascii="Calibri" w:hAnsi="Calibri" w:cs="Calibri" w:eastAsia="Calibri"/>
      <w:sz w:val="30"/>
      <w:szCs w:val="30"/>
    </w:rPr>
  </w:style>
  <w:style w:customStyle="1" w:styleId="Author" w:type="paragraph">
    <w:name w:val="Author"/>
    <w:next w:val="BodyText"/>
    <w:qFormat/>
    <w:pPr>
      <w:keepNext/>
      <w:keepLines/>
      <w:jc w:val="center"/>
    </w:pPr>
    <w:rPr>
      <w:rFonts w:ascii="Calibri" w:hAnsi="Calibri" w:cs="Calibri" w:eastAsia="Calibri"/>
    </w:rPr>
  </w:style>
  <w:style w:styleId="Date" w:type="paragraph">
    <w:name w:val="Date"/>
    <w:next w:val="BodyText"/>
    <w:qFormat/>
    <w:pPr>
      <w:keepNext/>
      <w:keepLines/>
      <w:jc w:val="center"/>
    </w:pPr>
    <w:rPr>
      <w:rFonts w:ascii="Calibri" w:hAnsi="Calibri" w:cs="Calibri" w:eastAsia="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cs="Calibri" w:eastAsia="Calibri"/>
      <w:b/>
      <w:color w:val="345A8A"/>
      &gt;
    </w:rPr>
  </w:style>
  <w:style w:customStyle="1" w:styleId="Abstract" w:type="paragraph">
    <w:name w:val="Abstract"/>
    <w:basedOn w:val="Normal"/>
    <w:next w:val="BodyText"/>
    <w:qFormat/>
    <w:pPr>
      <w:keepNext/>
      <w:keepLines/>
      <w:spacing w:after="300" w:before="100"/>
    </w:pPr>
    <w:rPr>
      <w:rFonts w:ascii="Calibri" w:hAnsi="Calibri" w:cs="Calibri" w:eastAsia="Calibri"/>
      <w:sz w:val="20"/>
      <w:szCs w:val="20"/>
    </w:rPr>
  </w:style>
  <w:style w:styleId="Bibliography" w:type="paragraph">
    <w:name w:val="Bibliography"/>
    <w:basedOn w:val="Normal"/>
    <w:next w:val="Bibliography"/>
    <w:qFormat/>
    <w:pPr/>
    <w:rPr>
      <w:rFonts w:ascii="Calibri" w:hAnsi="Calibri" w:cs="Calibri" w:eastAsia="Calibri"/>
    </w:rPr>
  </w:style>
  <w:style w:styleId="Heading1" w:type="paragraph">
    <w:name w:val="Heading 1"/>
    <w:basedOn w:val="Normal"/>
    <w:next w:val="BodyText"/>
    <w:uiPriority w:val="9"/>
    <w:qFormat/>
    <w:pPr>
      <w:keepNext/>
      <w:keepLines/>
      <w:spacing w:after="0" w:before="480"/>
      <w:outlineLvl w:val="0"/>
    </w:pPr>
    <w:rPr>
      <w:rFonts w:ascii="Calibri" w:hAnsi="Calibri" w:cs="Calibri" w:eastAsia="Calibri"/>
      <w:b/>
      <w:bCs/>
      <w:color w:val="1F2A44"/>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hAnsi="Calibri" w:cs="Calibri" w:eastAsia="Calibri"/>
      <w:b/>
      <w:bCs/>
      <w:color w:val="1F2A4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cs="Calibri" w:eastAsia="Calibri"/>
      <w:b/>
      <w:bCs/>
      <w:color w:val="1F2A4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hAnsi="Calibri" w:cs="Calibri" w:eastAsia="Calibri"/>
      <w:i/>
      <w:bCs/>
      <w:color w:val="1F2A44"/>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hAnsi="Calibri" w:cs="Calibri" w:eastAsia="Calibri"/>
      <w:iCs/>
      <w:color w:val="1F2A44"/>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hAnsi="Calibri" w:cs="Calibri" w:eastAsia="Calibri"/>
      <w:color w:val="1F2A44"/>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hAnsi="Calibri" w:cs="Calibri" w:eastAsia="Calibri"/>
      <w:color w:val="1F2A44"/>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hAnsi="Calibri" w:cs="Calibri" w:eastAsia="Calibri"/>
      <w:color w:val="1F2A44"/>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hAnsi="Calibri" w:cs="Calibri" w:eastAsia="Calibri"/>
      <w:color w:val="1F2A44"/>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rPr>
  </w:style>
  <w:style w:styleId="FootnoteText" w:type="paragraph">
    <w:name w:val="Footnote Text"/>
    <w:basedOn w:val="Normal"/>
    <w:next w:val="FootnoteText"/>
    <w:uiPriority w:val="9"/>
    <w:unhideWhenUsed/>
    <w:qFormat/>
    <w:rPr>
      <w:rFonts w:ascii="Calibri" w:hAnsi="Calibri" w:cs="Calibri" w:eastAsia="Calibri"/>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cs="Calibri" w:eastAsia="Calibri"/>
      <w:b/>
    </w:rPr>
  </w:style>
  <w:style w:customStyle="1" w:styleId="Definition" w:type="paragraph">
    <w:name w:val="Definition"/>
    <w:basedOn w:val="Normal"/>
    <w:rPr>
      <w:rFonts w:ascii="Calibri" w:hAnsi="Calibri" w:cs="Calibri" w:eastAsia="Calibri"/>
    </w:rPr>
  </w:style>
  <w:style w:styleId="Caption" w:type="paragraph">
    <w:name w:val="Caption"/>
    <w:basedOn w:val="Normal"/>
    <w:link w:val="BodyTextChar"/>
    <w:pPr>
      <w:spacing w:after="120" w:before="0"/>
    </w:pPr>
    <w:rPr>
      <w:rFonts w:ascii="Calibri" w:hAnsi="Calibri" w:cs="Calibri" w:eastAsia="Calibri"/>
      <w:i/>
    </w:rPr>
  </w:style>
  <w:style w:customStyle="1" w:styleId="TableCaption" w:type="paragraph">
    <w:name w:val="Table Caption"/>
    <w:basedOn w:val="Caption"/>
    <w:pPr>
      <w:keepNext/>
    </w:pPr>
    <w:rPr>
      <w:rFonts w:ascii="Calibri" w:hAnsi="Calibri" w:cs="Calibri" w:eastAsia="Calibri"/>
    </w:rPr>
  </w:style>
  <w:style w:customStyle="1" w:styleId="ImageCaption" w:type="paragraph">
    <w:name w:val="Image Caption"/>
    <w:basedOn w:val="Caption"/>
    <w:rPr>
      <w:rFonts w:ascii="Calibri" w:hAnsi="Calibri" w:cs="Calibri" w:eastAsia="Calibri"/>
    </w:rPr>
  </w:style>
  <w:style w:customStyle="1" w:styleId="Figure" w:type="paragraph">
    <w:name w:val="Figure"/>
    <w:basedOn w:val="Normal"/>
    <w:rPr>
      <w:rFonts w:ascii="Calibri" w:hAnsi="Calibri" w:cs="Calibri" w:eastAsia="Calibri"/>
    </w:rPr>
  </w:style>
  <w:style w:customStyle="1" w:styleId="CaptionedFigure" w:type="paragraph">
    <w:name w:val="Captioned Figure"/>
    <w:basedOn w:val="Figure"/>
    <w:pPr>
      <w:keepNext/>
    </w:pPr>
    <w:rPr>
      <w:rFonts w:ascii="Calibri" w:hAnsi="Calibri" w:cs="Calibri" w:eastAsia="Calibri"/>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hAnsi="Calibri" w:cs="Calibri" w:eastAsia="Calibri"/>
      <w:b w:val="0"/>
      <w:bCs w:val="0"/>
      <w:color w:themeColor="accent1" w:themeShade="BF" w:val="365F91"/>
    </w:rPr>
  </w:style>
  <w:style w:type="paragraph" w:customStyle="1" w:styleId="SourceCode">
    <w:name w:val="Source Code"/>
    <w:basedOn w:val="Normal"/>
    <w:link w:val="VerbatimChar"/>
    <w:pPr>
      <w:wordWrap w:val="off"/>
    </w:pPr>
    <w:rPr>
      <w:rFonts w:ascii="Calibri" w:hAnsi="Calibri" w:cs="Calibri" w:eastAsia="Calibri"/>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AB1DCC75E58E4092767663D6982B28" ma:contentTypeVersion="3" ma:contentTypeDescription="Create a new document." ma:contentTypeScope="" ma:versionID="945177e91545fed94a21a3b67e92d42d">
  <xsd:schema xmlns:xsd="http://www.w3.org/2001/XMLSchema" xmlns:xs="http://www.w3.org/2001/XMLSchema" xmlns:p="http://schemas.microsoft.com/office/2006/metadata/properties" xmlns:ns2="24924a36-6029-412b-bd7d-ddacd0f4b6ee" targetNamespace="http://schemas.microsoft.com/office/2006/metadata/properties" ma:root="true" ma:fieldsID="085c7fbc49e61439f7e71355ede13d31" ns2:_="">
    <xsd:import namespace="24924a36-6029-412b-bd7d-ddacd0f4b6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924a36-6029-412b-bd7d-ddacd0f4b6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939F13-FF62-4906-8F0B-2929375C7FE5}"/>
</file>

<file path=customXml/itemProps2.xml><?xml version="1.0" encoding="utf-8"?>
<ds:datastoreItem xmlns:ds="http://schemas.openxmlformats.org/officeDocument/2006/customXml" ds:itemID="{5439B0D6-40AE-48B2-8510-A67ECBF20A8A}"/>
</file>

<file path=customXml/itemProps3.xml><?xml version="1.0" encoding="utf-8"?>
<ds:datastoreItem xmlns:ds="http://schemas.openxmlformats.org/officeDocument/2006/customXml" ds:itemID="{1BE541B1-FFBC-4F7E-A73E-23C3A95CFA3F}"/>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2026-10-02T10:31:50Z</dcterms:created>
  <dcterms:modified xsi:type="dcterms:W3CDTF">2026-10-02T10:31:50Z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0x0101004CAB1DCC75E58E4092767663D6982B28</vt:lpwstr>
  </property>
</Properties>
</file>